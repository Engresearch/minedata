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29D7F" w14:textId="77777777" w:rsidR="00202E93" w:rsidRDefault="007C18A2">
      <w:pPr>
        <w:pBdr>
          <w:top w:val="nil"/>
          <w:left w:val="nil"/>
          <w:bottom w:val="nil"/>
          <w:right w:val="nil"/>
          <w:between w:val="nil"/>
        </w:pBdr>
        <w:spacing w:line="240" w:lineRule="auto"/>
        <w:jc w:val="center"/>
        <w:rPr>
          <w:color w:val="4472C4"/>
        </w:rPr>
      </w:pPr>
      <w:bookmarkStart w:id="0" w:name="_heading=h.gjdgxs" w:colFirst="0" w:colLast="0"/>
      <w:bookmarkEnd w:id="0"/>
      <w:r>
        <w:rPr>
          <w:noProof/>
          <w:color w:val="000000"/>
        </w:rPr>
        <w:drawing>
          <wp:inline distT="0" distB="0" distL="0" distR="0" wp14:anchorId="0BA71286" wp14:editId="237E5441">
            <wp:extent cx="1280160" cy="1280160"/>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80160" cy="1280160"/>
                    </a:xfrm>
                    <a:prstGeom prst="rect">
                      <a:avLst/>
                    </a:prstGeom>
                    <a:ln/>
                  </pic:spPr>
                </pic:pic>
              </a:graphicData>
            </a:graphic>
          </wp:inline>
        </w:drawing>
      </w:r>
    </w:p>
    <w:p w14:paraId="19C0E030" w14:textId="77777777" w:rsidR="00202E93" w:rsidRDefault="007C18A2">
      <w:pPr>
        <w:spacing w:after="120" w:line="480" w:lineRule="auto"/>
        <w:jc w:val="center"/>
        <w:rPr>
          <w:b/>
          <w:color w:val="000000"/>
        </w:rPr>
      </w:pPr>
      <w:r>
        <w:rPr>
          <w:b/>
          <w:color w:val="000000"/>
        </w:rPr>
        <w:t>SCHOOL OF MINES AND ENGINEERING</w:t>
      </w:r>
    </w:p>
    <w:p w14:paraId="17655D1E" w14:textId="64247387" w:rsidR="00202E93" w:rsidRDefault="007C18A2">
      <w:pPr>
        <w:pBdr>
          <w:top w:val="nil"/>
          <w:left w:val="nil"/>
          <w:bottom w:val="nil"/>
          <w:right w:val="nil"/>
          <w:between w:val="nil"/>
        </w:pBdr>
        <w:spacing w:after="0" w:line="240" w:lineRule="auto"/>
        <w:jc w:val="center"/>
        <w:rPr>
          <w:b/>
          <w:color w:val="000000"/>
        </w:rPr>
      </w:pPr>
      <w:r>
        <w:rPr>
          <w:b/>
          <w:color w:val="000000"/>
        </w:rPr>
        <w:t xml:space="preserve">LEVERAGING </w:t>
      </w:r>
      <w:r w:rsidR="00A009C6">
        <w:rPr>
          <w:b/>
          <w:color w:val="000000"/>
        </w:rPr>
        <w:t xml:space="preserve">HYBRID SYSTEMS </w:t>
      </w:r>
      <w:r w:rsidR="00F2105D">
        <w:rPr>
          <w:b/>
          <w:color w:val="000000"/>
        </w:rPr>
        <w:t>(INTERNET</w:t>
      </w:r>
      <w:r w:rsidR="00A009C6">
        <w:rPr>
          <w:b/>
          <w:color w:val="000000"/>
        </w:rPr>
        <w:t xml:space="preserve"> OF THINGS AND OPTICAL FIBER), TWO-WAY COMMUNICATION SYSTEMS</w:t>
      </w:r>
      <w:r>
        <w:rPr>
          <w:b/>
          <w:color w:val="000000"/>
        </w:rPr>
        <w:t xml:space="preserve"> AND </w:t>
      </w:r>
      <w:r>
        <w:rPr>
          <w:b/>
        </w:rPr>
        <w:t xml:space="preserve">MACHINE LEARNING </w:t>
      </w:r>
      <w:r w:rsidR="00A009C6">
        <w:rPr>
          <w:b/>
        </w:rPr>
        <w:t>MODELS</w:t>
      </w:r>
      <w:r w:rsidR="00A009C6">
        <w:rPr>
          <w:b/>
          <w:color w:val="000000"/>
        </w:rPr>
        <w:t xml:space="preserve"> </w:t>
      </w:r>
      <w:r>
        <w:rPr>
          <w:b/>
          <w:color w:val="000000"/>
        </w:rPr>
        <w:t xml:space="preserve">TO IMPROVE SAFETY AND </w:t>
      </w:r>
      <w:r w:rsidR="005D70AB">
        <w:rPr>
          <w:b/>
          <w:color w:val="000000"/>
        </w:rPr>
        <w:t>COMMUNICATION IN</w:t>
      </w:r>
      <w:r>
        <w:rPr>
          <w:b/>
          <w:color w:val="000000"/>
        </w:rPr>
        <w:t xml:space="preserve"> UNDERGROUND MINES</w:t>
      </w:r>
    </w:p>
    <w:p w14:paraId="26B20CE9" w14:textId="77777777" w:rsidR="00202E93" w:rsidRDefault="00202E93">
      <w:pPr>
        <w:spacing w:after="0" w:line="480" w:lineRule="auto"/>
        <w:jc w:val="center"/>
        <w:rPr>
          <w:b/>
          <w:color w:val="000000"/>
        </w:rPr>
      </w:pPr>
    </w:p>
    <w:p w14:paraId="17A6054A" w14:textId="77777777" w:rsidR="00202E93" w:rsidRDefault="00202E93">
      <w:pPr>
        <w:spacing w:after="0" w:line="480" w:lineRule="auto"/>
        <w:jc w:val="center"/>
        <w:rPr>
          <w:b/>
          <w:color w:val="000000"/>
        </w:rPr>
      </w:pPr>
    </w:p>
    <w:p w14:paraId="572595AA" w14:textId="77777777" w:rsidR="00202E93" w:rsidRDefault="00202E93">
      <w:pPr>
        <w:spacing w:after="0" w:line="480" w:lineRule="auto"/>
        <w:jc w:val="center"/>
        <w:rPr>
          <w:b/>
        </w:rPr>
      </w:pPr>
    </w:p>
    <w:p w14:paraId="57EB73EC" w14:textId="77777777" w:rsidR="00202E93" w:rsidRDefault="00202E93">
      <w:pPr>
        <w:spacing w:after="0" w:line="480" w:lineRule="auto"/>
        <w:jc w:val="center"/>
        <w:rPr>
          <w:color w:val="000000"/>
        </w:rPr>
      </w:pPr>
    </w:p>
    <w:p w14:paraId="7ECB046A" w14:textId="77777777" w:rsidR="00202E93" w:rsidRDefault="007C18A2">
      <w:pPr>
        <w:spacing w:after="0" w:line="480" w:lineRule="auto"/>
        <w:jc w:val="center"/>
        <w:rPr>
          <w:color w:val="000000"/>
        </w:rPr>
      </w:pPr>
      <w:r>
        <w:rPr>
          <w:color w:val="000000"/>
        </w:rPr>
        <w:t>ONYANGO DICKENS OKELLO</w:t>
      </w:r>
    </w:p>
    <w:p w14:paraId="4D7554FC" w14:textId="77777777" w:rsidR="00202E93" w:rsidRDefault="007C18A2">
      <w:pPr>
        <w:spacing w:after="120" w:line="480" w:lineRule="auto"/>
        <w:jc w:val="center"/>
      </w:pPr>
      <w:r>
        <w:rPr>
          <w:b/>
          <w:color w:val="000000"/>
        </w:rPr>
        <w:t>TU01-EM331-0302/2022</w:t>
      </w:r>
    </w:p>
    <w:p w14:paraId="294A38C4" w14:textId="77777777" w:rsidR="00202E93" w:rsidRDefault="00202E93">
      <w:pPr>
        <w:pBdr>
          <w:top w:val="nil"/>
          <w:left w:val="nil"/>
          <w:bottom w:val="nil"/>
          <w:right w:val="nil"/>
          <w:between w:val="nil"/>
        </w:pBdr>
        <w:spacing w:after="0" w:line="240" w:lineRule="auto"/>
        <w:jc w:val="center"/>
        <w:rPr>
          <w:color w:val="000000"/>
        </w:rPr>
      </w:pPr>
    </w:p>
    <w:p w14:paraId="1F707C4A" w14:textId="77777777" w:rsidR="00202E93" w:rsidRDefault="00202E93">
      <w:pPr>
        <w:pBdr>
          <w:top w:val="nil"/>
          <w:left w:val="nil"/>
          <w:bottom w:val="nil"/>
          <w:right w:val="nil"/>
          <w:between w:val="nil"/>
        </w:pBdr>
        <w:spacing w:after="0" w:line="240" w:lineRule="auto"/>
        <w:jc w:val="center"/>
        <w:rPr>
          <w:color w:val="000000"/>
        </w:rPr>
      </w:pPr>
    </w:p>
    <w:p w14:paraId="395CE87E" w14:textId="77777777" w:rsidR="00202E93" w:rsidRDefault="00202E93">
      <w:pPr>
        <w:pBdr>
          <w:top w:val="nil"/>
          <w:left w:val="nil"/>
          <w:bottom w:val="nil"/>
          <w:right w:val="nil"/>
          <w:between w:val="nil"/>
        </w:pBdr>
        <w:spacing w:after="0" w:line="240" w:lineRule="auto"/>
        <w:jc w:val="center"/>
        <w:rPr>
          <w:color w:val="000000"/>
        </w:rPr>
      </w:pPr>
    </w:p>
    <w:p w14:paraId="3C4FF9CC" w14:textId="77777777" w:rsidR="00202E93" w:rsidRDefault="00202E93">
      <w:pPr>
        <w:pBdr>
          <w:top w:val="nil"/>
          <w:left w:val="nil"/>
          <w:bottom w:val="nil"/>
          <w:right w:val="nil"/>
          <w:between w:val="nil"/>
        </w:pBdr>
        <w:spacing w:after="0" w:line="240" w:lineRule="auto"/>
        <w:jc w:val="center"/>
        <w:rPr>
          <w:color w:val="000000"/>
        </w:rPr>
      </w:pPr>
    </w:p>
    <w:p w14:paraId="632EE0A6" w14:textId="77777777" w:rsidR="00202E93" w:rsidRDefault="00202E93">
      <w:pPr>
        <w:pBdr>
          <w:top w:val="nil"/>
          <w:left w:val="nil"/>
          <w:bottom w:val="nil"/>
          <w:right w:val="nil"/>
          <w:between w:val="nil"/>
        </w:pBdr>
        <w:spacing w:after="0" w:line="240" w:lineRule="auto"/>
        <w:jc w:val="center"/>
        <w:rPr>
          <w:color w:val="000000"/>
        </w:rPr>
      </w:pPr>
    </w:p>
    <w:p w14:paraId="186D1C78" w14:textId="77777777" w:rsidR="00202E93" w:rsidRDefault="00202E93">
      <w:pPr>
        <w:pBdr>
          <w:top w:val="nil"/>
          <w:left w:val="nil"/>
          <w:bottom w:val="nil"/>
          <w:right w:val="nil"/>
          <w:between w:val="nil"/>
        </w:pBdr>
        <w:spacing w:after="0" w:line="240" w:lineRule="auto"/>
        <w:jc w:val="center"/>
        <w:rPr>
          <w:color w:val="000000"/>
        </w:rPr>
      </w:pPr>
    </w:p>
    <w:p w14:paraId="2CE9EB1B" w14:textId="77777777" w:rsidR="00202E93" w:rsidRDefault="00202E93">
      <w:pPr>
        <w:pBdr>
          <w:top w:val="nil"/>
          <w:left w:val="nil"/>
          <w:bottom w:val="nil"/>
          <w:right w:val="nil"/>
          <w:between w:val="nil"/>
        </w:pBdr>
        <w:spacing w:after="0" w:line="240" w:lineRule="auto"/>
        <w:jc w:val="center"/>
        <w:rPr>
          <w:color w:val="000000"/>
        </w:rPr>
      </w:pPr>
    </w:p>
    <w:p w14:paraId="24ED378A" w14:textId="77777777" w:rsidR="00202E93" w:rsidRDefault="00202E93">
      <w:pPr>
        <w:pBdr>
          <w:top w:val="nil"/>
          <w:left w:val="nil"/>
          <w:bottom w:val="nil"/>
          <w:right w:val="nil"/>
          <w:between w:val="nil"/>
        </w:pBdr>
        <w:spacing w:after="0" w:line="240" w:lineRule="auto"/>
        <w:jc w:val="center"/>
        <w:rPr>
          <w:color w:val="000000"/>
        </w:rPr>
      </w:pPr>
    </w:p>
    <w:p w14:paraId="3B785C9C" w14:textId="1E22F854" w:rsidR="00202E93" w:rsidRDefault="007C18A2">
      <w:pPr>
        <w:spacing w:line="480" w:lineRule="auto"/>
        <w:jc w:val="center"/>
        <w:rPr>
          <w:b/>
        </w:rPr>
      </w:pPr>
      <w:r>
        <w:rPr>
          <w:b/>
        </w:rPr>
        <w:t xml:space="preserve">A PROPOSAL SUBMITTED IN PARTIAL FULFILMENT FOR THE DEGREE OF </w:t>
      </w:r>
      <w:r w:rsidR="005D70AB">
        <w:rPr>
          <w:b/>
        </w:rPr>
        <w:t>MASTER OF SCIENCE</w:t>
      </w:r>
      <w:r>
        <w:rPr>
          <w:b/>
        </w:rPr>
        <w:t xml:space="preserve"> IN MINING ENGINEERING IN THE DEPARTMENT OF MINING AND MINERAL PROCESSING ENGINEERING OF TAITA TAVETA UNIVERSITY</w:t>
      </w:r>
    </w:p>
    <w:p w14:paraId="13859E59" w14:textId="69BE9240" w:rsidR="00202E93" w:rsidRDefault="005D70AB">
      <w:pPr>
        <w:spacing w:after="0" w:line="480" w:lineRule="auto"/>
        <w:jc w:val="center"/>
        <w:rPr>
          <w:b/>
        </w:rPr>
      </w:pPr>
      <w:r>
        <w:rPr>
          <w:b/>
          <w:color w:val="000000"/>
        </w:rPr>
        <w:t>JANUARY</w:t>
      </w:r>
      <w:r w:rsidR="007C18A2">
        <w:rPr>
          <w:b/>
          <w:color w:val="000000"/>
        </w:rPr>
        <w:t xml:space="preserve"> 202</w:t>
      </w:r>
      <w:r>
        <w:rPr>
          <w:b/>
          <w:color w:val="000000"/>
        </w:rPr>
        <w:t>5</w:t>
      </w:r>
    </w:p>
    <w:sdt>
      <w:sdtPr>
        <w:tag w:val="goog_rdk_0"/>
        <w:id w:val="-76367026"/>
      </w:sdtPr>
      <w:sdtContent>
        <w:p w14:paraId="08186F5D" w14:textId="77777777" w:rsidR="00202E93" w:rsidRDefault="007C18A2" w:rsidP="005D70AB">
          <w:pPr>
            <w:spacing w:after="160" w:line="259" w:lineRule="auto"/>
            <w:jc w:val="left"/>
          </w:pPr>
          <w:r>
            <w:br w:type="page"/>
          </w:r>
        </w:p>
      </w:sdtContent>
    </w:sdt>
    <w:p w14:paraId="2C74EAA6" w14:textId="77777777" w:rsidR="00202E93" w:rsidRDefault="007C18A2" w:rsidP="00242BCB">
      <w:pPr>
        <w:pStyle w:val="Heading1"/>
      </w:pPr>
      <w:bookmarkStart w:id="1" w:name="_Toc184769065"/>
      <w:bookmarkStart w:id="2" w:name="_Toc188447044"/>
      <w:r>
        <w:lastRenderedPageBreak/>
        <w:t>Declaration</w:t>
      </w:r>
      <w:bookmarkEnd w:id="1"/>
      <w:bookmarkEnd w:id="2"/>
    </w:p>
    <w:p w14:paraId="1C5AAE0F" w14:textId="1E844050" w:rsidR="00202E93" w:rsidRDefault="007C18A2">
      <w:pPr>
        <w:rPr>
          <w:b/>
        </w:rPr>
      </w:pPr>
      <w:r>
        <w:rPr>
          <w:b/>
        </w:rPr>
        <w:t xml:space="preserve">This proposal is my original work and has </w:t>
      </w:r>
      <w:r w:rsidR="0087041E">
        <w:rPr>
          <w:b/>
        </w:rPr>
        <w:t>yet to be</w:t>
      </w:r>
      <w:r>
        <w:rPr>
          <w:b/>
        </w:rPr>
        <w:t xml:space="preserve"> presented for a degree </w:t>
      </w:r>
      <w:r w:rsidR="005D70AB">
        <w:rPr>
          <w:b/>
        </w:rPr>
        <w:t>at any other university</w:t>
      </w:r>
      <w:r>
        <w:rPr>
          <w:b/>
        </w:rPr>
        <w:t>.</w:t>
      </w:r>
    </w:p>
    <w:p w14:paraId="5DD4416D" w14:textId="77777777" w:rsidR="00202E93" w:rsidRDefault="007C18A2">
      <w:r>
        <w:t>ONYANGO DICKENS OKELLO</w:t>
      </w:r>
    </w:p>
    <w:tbl>
      <w:tblPr>
        <w:tblStyle w:val="6"/>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2700"/>
        <w:gridCol w:w="900"/>
        <w:gridCol w:w="3960"/>
      </w:tblGrid>
      <w:tr w:rsidR="00202E93" w14:paraId="01895AFA" w14:textId="77777777">
        <w:trPr>
          <w:trHeight w:val="890"/>
        </w:trPr>
        <w:tc>
          <w:tcPr>
            <w:tcW w:w="1440" w:type="dxa"/>
          </w:tcPr>
          <w:p w14:paraId="32DED37B" w14:textId="77777777" w:rsidR="00202E93" w:rsidRDefault="007C18A2">
            <w:pPr>
              <w:spacing w:line="480" w:lineRule="auto"/>
              <w:rPr>
                <w:rFonts w:ascii="Times New Roman" w:eastAsia="Times New Roman" w:hAnsi="Times New Roman" w:cs="Times New Roman"/>
              </w:rPr>
            </w:pPr>
            <w:r>
              <w:rPr>
                <w:rFonts w:ascii="Times New Roman" w:eastAsia="Times New Roman" w:hAnsi="Times New Roman" w:cs="Times New Roman"/>
              </w:rPr>
              <w:t xml:space="preserve"> Signature:</w:t>
            </w:r>
          </w:p>
        </w:tc>
        <w:tc>
          <w:tcPr>
            <w:tcW w:w="2700" w:type="dxa"/>
          </w:tcPr>
          <w:p w14:paraId="2963EA34" w14:textId="77777777" w:rsidR="00202E93" w:rsidRDefault="007C18A2">
            <w:pPr>
              <w:spacing w:line="480" w:lineRule="auto"/>
              <w:rPr>
                <w:rFonts w:ascii="Times New Roman" w:eastAsia="Times New Roman" w:hAnsi="Times New Roman" w:cs="Times New Roman"/>
              </w:rPr>
            </w:pPr>
            <w:r>
              <w:rPr>
                <w:rFonts w:ascii="Times New Roman" w:eastAsia="Times New Roman" w:hAnsi="Times New Roman" w:cs="Times New Roman"/>
              </w:rPr>
              <w:t>____________________</w:t>
            </w:r>
          </w:p>
        </w:tc>
        <w:tc>
          <w:tcPr>
            <w:tcW w:w="900" w:type="dxa"/>
          </w:tcPr>
          <w:p w14:paraId="791CA288" w14:textId="77777777" w:rsidR="00202E93" w:rsidRDefault="007C18A2">
            <w:pPr>
              <w:spacing w:line="480" w:lineRule="auto"/>
              <w:rPr>
                <w:rFonts w:ascii="Times New Roman" w:eastAsia="Times New Roman" w:hAnsi="Times New Roman" w:cs="Times New Roman"/>
              </w:rPr>
            </w:pPr>
            <w:r>
              <w:rPr>
                <w:rFonts w:ascii="Times New Roman" w:eastAsia="Times New Roman" w:hAnsi="Times New Roman" w:cs="Times New Roman"/>
              </w:rPr>
              <w:t>Date:</w:t>
            </w:r>
          </w:p>
        </w:tc>
        <w:tc>
          <w:tcPr>
            <w:tcW w:w="3960" w:type="dxa"/>
          </w:tcPr>
          <w:p w14:paraId="5A942CD9" w14:textId="77777777" w:rsidR="00202E93" w:rsidRDefault="007C18A2">
            <w:pPr>
              <w:spacing w:line="480" w:lineRule="auto"/>
              <w:rPr>
                <w:rFonts w:ascii="Times New Roman" w:eastAsia="Times New Roman" w:hAnsi="Times New Roman" w:cs="Times New Roman"/>
              </w:rPr>
            </w:pPr>
            <w:r>
              <w:rPr>
                <w:rFonts w:ascii="Times New Roman" w:eastAsia="Times New Roman" w:hAnsi="Times New Roman" w:cs="Times New Roman"/>
              </w:rPr>
              <w:t>______________________________</w:t>
            </w:r>
          </w:p>
        </w:tc>
      </w:tr>
    </w:tbl>
    <w:p w14:paraId="0D73C9A4" w14:textId="77777777" w:rsidR="00202E93" w:rsidRDefault="00202E93">
      <w:pPr>
        <w:rPr>
          <w:b/>
        </w:rPr>
      </w:pPr>
    </w:p>
    <w:p w14:paraId="2E0B617C" w14:textId="77777777" w:rsidR="00202E93" w:rsidRDefault="007C18A2">
      <w:pPr>
        <w:rPr>
          <w:b/>
        </w:rPr>
      </w:pPr>
      <w:r>
        <w:rPr>
          <w:b/>
        </w:rPr>
        <w:t>Supervisor(s):</w:t>
      </w:r>
    </w:p>
    <w:p w14:paraId="05A7AD47" w14:textId="77777777" w:rsidR="00202E93" w:rsidRDefault="007C18A2">
      <w:pPr>
        <w:rPr>
          <w:b/>
        </w:rPr>
      </w:pPr>
      <w:r>
        <w:rPr>
          <w:b/>
        </w:rPr>
        <w:t>This proposal has been submitted to Taita Taveta University for examination with my approval as a University supervisor(s).</w:t>
      </w:r>
    </w:p>
    <w:tbl>
      <w:tblPr>
        <w:tblStyle w:val="5"/>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7"/>
        <w:gridCol w:w="3001"/>
        <w:gridCol w:w="860"/>
        <w:gridCol w:w="3852"/>
      </w:tblGrid>
      <w:tr w:rsidR="00202E93" w14:paraId="3D1992B5" w14:textId="77777777">
        <w:trPr>
          <w:trHeight w:val="496"/>
        </w:trPr>
        <w:tc>
          <w:tcPr>
            <w:tcW w:w="1287" w:type="dxa"/>
          </w:tcPr>
          <w:p w14:paraId="0CAF22BF" w14:textId="77777777" w:rsidR="00202E93" w:rsidRDefault="00202E93">
            <w:pPr>
              <w:spacing w:before="0" w:line="480" w:lineRule="auto"/>
              <w:rPr>
                <w:rFonts w:ascii="Times New Roman" w:eastAsia="Times New Roman" w:hAnsi="Times New Roman" w:cs="Times New Roman"/>
              </w:rPr>
            </w:pPr>
          </w:p>
          <w:p w14:paraId="35D4C015" w14:textId="77777777" w:rsidR="00202E93" w:rsidRDefault="007C18A2">
            <w:pPr>
              <w:spacing w:before="0" w:line="480" w:lineRule="auto"/>
              <w:rPr>
                <w:rFonts w:ascii="Times New Roman" w:eastAsia="Times New Roman" w:hAnsi="Times New Roman" w:cs="Times New Roman"/>
              </w:rPr>
            </w:pPr>
            <w:r>
              <w:rPr>
                <w:rFonts w:ascii="Times New Roman" w:eastAsia="Times New Roman" w:hAnsi="Times New Roman" w:cs="Times New Roman"/>
              </w:rPr>
              <w:t>Signature:</w:t>
            </w:r>
          </w:p>
          <w:p w14:paraId="3DD9BAC9" w14:textId="77777777" w:rsidR="00202E93" w:rsidRDefault="00202E93">
            <w:pPr>
              <w:spacing w:before="0" w:line="480" w:lineRule="auto"/>
              <w:rPr>
                <w:rFonts w:ascii="Times New Roman" w:eastAsia="Times New Roman" w:hAnsi="Times New Roman" w:cs="Times New Roman"/>
              </w:rPr>
            </w:pPr>
          </w:p>
        </w:tc>
        <w:tc>
          <w:tcPr>
            <w:tcW w:w="3001" w:type="dxa"/>
          </w:tcPr>
          <w:p w14:paraId="64DF8862" w14:textId="77777777" w:rsidR="00202E93" w:rsidRDefault="00202E93">
            <w:pPr>
              <w:spacing w:before="0" w:line="480" w:lineRule="auto"/>
              <w:rPr>
                <w:rFonts w:ascii="Times New Roman" w:eastAsia="Times New Roman" w:hAnsi="Times New Roman" w:cs="Times New Roman"/>
              </w:rPr>
            </w:pPr>
          </w:p>
          <w:p w14:paraId="6E800FDC" w14:textId="77777777" w:rsidR="00202E93" w:rsidRDefault="007C18A2">
            <w:pPr>
              <w:spacing w:before="0" w:line="480" w:lineRule="auto"/>
              <w:rPr>
                <w:rFonts w:ascii="Times New Roman" w:eastAsia="Times New Roman" w:hAnsi="Times New Roman" w:cs="Times New Roman"/>
              </w:rPr>
            </w:pPr>
            <w:r>
              <w:rPr>
                <w:rFonts w:ascii="Times New Roman" w:eastAsia="Times New Roman" w:hAnsi="Times New Roman" w:cs="Times New Roman"/>
              </w:rPr>
              <w:t>____________________</w:t>
            </w:r>
          </w:p>
        </w:tc>
        <w:tc>
          <w:tcPr>
            <w:tcW w:w="860" w:type="dxa"/>
          </w:tcPr>
          <w:p w14:paraId="41ED5937" w14:textId="77777777" w:rsidR="00202E93" w:rsidRDefault="00202E93">
            <w:pPr>
              <w:spacing w:before="0" w:line="480" w:lineRule="auto"/>
              <w:rPr>
                <w:rFonts w:ascii="Times New Roman" w:eastAsia="Times New Roman" w:hAnsi="Times New Roman" w:cs="Times New Roman"/>
              </w:rPr>
            </w:pPr>
          </w:p>
          <w:p w14:paraId="49847B35" w14:textId="77777777" w:rsidR="00202E93" w:rsidRDefault="007C18A2">
            <w:pPr>
              <w:spacing w:before="0" w:line="480" w:lineRule="auto"/>
              <w:rPr>
                <w:rFonts w:ascii="Times New Roman" w:eastAsia="Times New Roman" w:hAnsi="Times New Roman" w:cs="Times New Roman"/>
              </w:rPr>
            </w:pPr>
            <w:r>
              <w:rPr>
                <w:rFonts w:ascii="Times New Roman" w:eastAsia="Times New Roman" w:hAnsi="Times New Roman" w:cs="Times New Roman"/>
              </w:rPr>
              <w:t>Date:</w:t>
            </w:r>
          </w:p>
        </w:tc>
        <w:tc>
          <w:tcPr>
            <w:tcW w:w="3852" w:type="dxa"/>
          </w:tcPr>
          <w:p w14:paraId="7A776D21" w14:textId="77777777" w:rsidR="00202E93" w:rsidRDefault="00202E93">
            <w:pPr>
              <w:spacing w:before="0" w:line="480" w:lineRule="auto"/>
              <w:rPr>
                <w:rFonts w:ascii="Times New Roman" w:eastAsia="Times New Roman" w:hAnsi="Times New Roman" w:cs="Times New Roman"/>
              </w:rPr>
            </w:pPr>
          </w:p>
          <w:p w14:paraId="52A272C3" w14:textId="77777777" w:rsidR="00202E93" w:rsidRDefault="007C18A2">
            <w:pPr>
              <w:spacing w:before="0" w:line="480" w:lineRule="auto"/>
              <w:rPr>
                <w:rFonts w:ascii="Times New Roman" w:eastAsia="Times New Roman" w:hAnsi="Times New Roman" w:cs="Times New Roman"/>
              </w:rPr>
            </w:pPr>
            <w:r>
              <w:rPr>
                <w:rFonts w:ascii="Times New Roman" w:eastAsia="Times New Roman" w:hAnsi="Times New Roman" w:cs="Times New Roman"/>
              </w:rPr>
              <w:t>_______________________</w:t>
            </w:r>
          </w:p>
        </w:tc>
      </w:tr>
      <w:tr w:rsidR="00202E93" w14:paraId="20D842A6" w14:textId="77777777">
        <w:trPr>
          <w:trHeight w:val="670"/>
        </w:trPr>
        <w:tc>
          <w:tcPr>
            <w:tcW w:w="1287" w:type="dxa"/>
          </w:tcPr>
          <w:p w14:paraId="191E0ADD" w14:textId="77777777" w:rsidR="00202E93" w:rsidRDefault="00202E93">
            <w:pPr>
              <w:spacing w:line="480" w:lineRule="auto"/>
              <w:rPr>
                <w:rFonts w:ascii="Times New Roman" w:eastAsia="Times New Roman" w:hAnsi="Times New Roman" w:cs="Times New Roman"/>
              </w:rPr>
            </w:pPr>
          </w:p>
        </w:tc>
        <w:tc>
          <w:tcPr>
            <w:tcW w:w="7713" w:type="dxa"/>
            <w:gridSpan w:val="3"/>
          </w:tcPr>
          <w:p w14:paraId="30938359" w14:textId="77777777" w:rsidR="00202E93" w:rsidRDefault="007C18A2">
            <w:pPr>
              <w:spacing w:before="0" w:line="360" w:lineRule="auto"/>
              <w:rPr>
                <w:rFonts w:ascii="Times New Roman" w:eastAsia="Times New Roman" w:hAnsi="Times New Roman" w:cs="Times New Roman"/>
              </w:rPr>
            </w:pPr>
            <w:r>
              <w:rPr>
                <w:rFonts w:ascii="Times New Roman" w:eastAsia="Times New Roman" w:hAnsi="Times New Roman" w:cs="Times New Roman"/>
              </w:rPr>
              <w:t xml:space="preserve">DR. BERNARD ALUNDA </w:t>
            </w:r>
          </w:p>
          <w:p w14:paraId="2622B69D" w14:textId="77777777" w:rsidR="00202E93" w:rsidRDefault="007C18A2">
            <w:pPr>
              <w:spacing w:before="0" w:line="360" w:lineRule="auto"/>
              <w:rPr>
                <w:rFonts w:ascii="Times New Roman" w:eastAsia="Times New Roman" w:hAnsi="Times New Roman" w:cs="Times New Roman"/>
              </w:rPr>
            </w:pPr>
            <w:r>
              <w:rPr>
                <w:rFonts w:ascii="Times New Roman" w:eastAsia="Times New Roman" w:hAnsi="Times New Roman" w:cs="Times New Roman"/>
              </w:rPr>
              <w:t xml:space="preserve">Senior Lecturer, </w:t>
            </w:r>
          </w:p>
          <w:p w14:paraId="1CC4713D" w14:textId="5B73DBC0" w:rsidR="00202E93" w:rsidRDefault="007C18A2">
            <w:pPr>
              <w:spacing w:before="0" w:line="360" w:lineRule="auto"/>
              <w:rPr>
                <w:rFonts w:ascii="Times New Roman" w:eastAsia="Times New Roman" w:hAnsi="Times New Roman" w:cs="Times New Roman"/>
              </w:rPr>
            </w:pPr>
            <w:r>
              <w:rPr>
                <w:rFonts w:ascii="Times New Roman" w:eastAsia="Times New Roman" w:hAnsi="Times New Roman" w:cs="Times New Roman"/>
              </w:rPr>
              <w:t>Department of Mining and Mineral Processing Engineering</w:t>
            </w:r>
            <w:r w:rsidR="00CA6F6D">
              <w:rPr>
                <w:rFonts w:ascii="Times New Roman" w:eastAsia="Times New Roman" w:hAnsi="Times New Roman" w:cs="Times New Roman"/>
              </w:rPr>
              <w:t xml:space="preserve"> (MMPE)</w:t>
            </w:r>
          </w:p>
          <w:p w14:paraId="37390096" w14:textId="164B9CF4" w:rsidR="00202E93" w:rsidRDefault="007C18A2">
            <w:pPr>
              <w:spacing w:before="0" w:line="360" w:lineRule="auto"/>
              <w:rPr>
                <w:rFonts w:ascii="Times New Roman" w:eastAsia="Times New Roman" w:hAnsi="Times New Roman" w:cs="Times New Roman"/>
              </w:rPr>
            </w:pPr>
            <w:r>
              <w:rPr>
                <w:rFonts w:ascii="Times New Roman" w:eastAsia="Times New Roman" w:hAnsi="Times New Roman" w:cs="Times New Roman"/>
              </w:rPr>
              <w:t>Taita Taveta University</w:t>
            </w:r>
            <w:r w:rsidR="00CA6F6D">
              <w:rPr>
                <w:rFonts w:ascii="Times New Roman" w:eastAsia="Times New Roman" w:hAnsi="Times New Roman" w:cs="Times New Roman"/>
              </w:rPr>
              <w:t xml:space="preserve"> (TTU)</w:t>
            </w:r>
          </w:p>
        </w:tc>
      </w:tr>
      <w:tr w:rsidR="00202E93" w14:paraId="27F2C629" w14:textId="77777777">
        <w:trPr>
          <w:trHeight w:val="496"/>
        </w:trPr>
        <w:tc>
          <w:tcPr>
            <w:tcW w:w="1287" w:type="dxa"/>
          </w:tcPr>
          <w:p w14:paraId="2381B113" w14:textId="77777777" w:rsidR="00202E93" w:rsidRDefault="00202E93">
            <w:pPr>
              <w:spacing w:before="0" w:line="480" w:lineRule="auto"/>
              <w:rPr>
                <w:rFonts w:ascii="Times New Roman" w:eastAsia="Times New Roman" w:hAnsi="Times New Roman" w:cs="Times New Roman"/>
              </w:rPr>
            </w:pPr>
          </w:p>
          <w:p w14:paraId="4172E66A" w14:textId="77777777" w:rsidR="00202E93" w:rsidRDefault="007C18A2">
            <w:pPr>
              <w:spacing w:before="0" w:line="480" w:lineRule="auto"/>
              <w:rPr>
                <w:rFonts w:ascii="Times New Roman" w:eastAsia="Times New Roman" w:hAnsi="Times New Roman" w:cs="Times New Roman"/>
              </w:rPr>
            </w:pPr>
            <w:r>
              <w:rPr>
                <w:rFonts w:ascii="Times New Roman" w:eastAsia="Times New Roman" w:hAnsi="Times New Roman" w:cs="Times New Roman"/>
              </w:rPr>
              <w:t>Signature:</w:t>
            </w:r>
          </w:p>
          <w:p w14:paraId="6FFE5968" w14:textId="77777777" w:rsidR="00202E93" w:rsidRDefault="00202E93">
            <w:pPr>
              <w:spacing w:before="0" w:line="480" w:lineRule="auto"/>
              <w:rPr>
                <w:rFonts w:ascii="Times New Roman" w:eastAsia="Times New Roman" w:hAnsi="Times New Roman" w:cs="Times New Roman"/>
              </w:rPr>
            </w:pPr>
          </w:p>
        </w:tc>
        <w:tc>
          <w:tcPr>
            <w:tcW w:w="3001" w:type="dxa"/>
          </w:tcPr>
          <w:p w14:paraId="0BB8D003" w14:textId="77777777" w:rsidR="00202E93" w:rsidRDefault="00202E93">
            <w:pPr>
              <w:spacing w:before="0" w:line="480" w:lineRule="auto"/>
              <w:rPr>
                <w:rFonts w:ascii="Times New Roman" w:eastAsia="Times New Roman" w:hAnsi="Times New Roman" w:cs="Times New Roman"/>
              </w:rPr>
            </w:pPr>
          </w:p>
          <w:p w14:paraId="4C10C5DA" w14:textId="77777777" w:rsidR="00202E93" w:rsidRDefault="007C18A2">
            <w:pPr>
              <w:spacing w:before="0" w:line="480" w:lineRule="auto"/>
              <w:rPr>
                <w:rFonts w:ascii="Times New Roman" w:eastAsia="Times New Roman" w:hAnsi="Times New Roman" w:cs="Times New Roman"/>
              </w:rPr>
            </w:pPr>
            <w:r>
              <w:rPr>
                <w:rFonts w:ascii="Times New Roman" w:eastAsia="Times New Roman" w:hAnsi="Times New Roman" w:cs="Times New Roman"/>
              </w:rPr>
              <w:t>____________________</w:t>
            </w:r>
          </w:p>
        </w:tc>
        <w:tc>
          <w:tcPr>
            <w:tcW w:w="860" w:type="dxa"/>
          </w:tcPr>
          <w:p w14:paraId="3A830FF7" w14:textId="77777777" w:rsidR="00202E93" w:rsidRDefault="00202E93">
            <w:pPr>
              <w:spacing w:before="0" w:line="480" w:lineRule="auto"/>
              <w:rPr>
                <w:rFonts w:ascii="Times New Roman" w:eastAsia="Times New Roman" w:hAnsi="Times New Roman" w:cs="Times New Roman"/>
              </w:rPr>
            </w:pPr>
          </w:p>
          <w:p w14:paraId="5108536B" w14:textId="77777777" w:rsidR="00202E93" w:rsidRDefault="007C18A2">
            <w:pPr>
              <w:spacing w:before="0" w:line="480" w:lineRule="auto"/>
              <w:rPr>
                <w:rFonts w:ascii="Times New Roman" w:eastAsia="Times New Roman" w:hAnsi="Times New Roman" w:cs="Times New Roman"/>
              </w:rPr>
            </w:pPr>
            <w:r>
              <w:rPr>
                <w:rFonts w:ascii="Times New Roman" w:eastAsia="Times New Roman" w:hAnsi="Times New Roman" w:cs="Times New Roman"/>
              </w:rPr>
              <w:t>Date:</w:t>
            </w:r>
          </w:p>
        </w:tc>
        <w:tc>
          <w:tcPr>
            <w:tcW w:w="3852" w:type="dxa"/>
          </w:tcPr>
          <w:p w14:paraId="4774FDCC" w14:textId="77777777" w:rsidR="00202E93" w:rsidRDefault="00202E93">
            <w:pPr>
              <w:spacing w:before="0" w:line="480" w:lineRule="auto"/>
              <w:rPr>
                <w:rFonts w:ascii="Times New Roman" w:eastAsia="Times New Roman" w:hAnsi="Times New Roman" w:cs="Times New Roman"/>
              </w:rPr>
            </w:pPr>
          </w:p>
          <w:p w14:paraId="6E395159" w14:textId="77777777" w:rsidR="00202E93" w:rsidRDefault="007C18A2">
            <w:pPr>
              <w:spacing w:before="0" w:line="480" w:lineRule="auto"/>
              <w:rPr>
                <w:rFonts w:ascii="Times New Roman" w:eastAsia="Times New Roman" w:hAnsi="Times New Roman" w:cs="Times New Roman"/>
              </w:rPr>
            </w:pPr>
            <w:r>
              <w:rPr>
                <w:rFonts w:ascii="Times New Roman" w:eastAsia="Times New Roman" w:hAnsi="Times New Roman" w:cs="Times New Roman"/>
              </w:rPr>
              <w:t>_______________________</w:t>
            </w:r>
          </w:p>
        </w:tc>
      </w:tr>
      <w:tr w:rsidR="00202E93" w14:paraId="440E6B4D" w14:textId="77777777">
        <w:trPr>
          <w:trHeight w:val="670"/>
        </w:trPr>
        <w:tc>
          <w:tcPr>
            <w:tcW w:w="1287" w:type="dxa"/>
          </w:tcPr>
          <w:p w14:paraId="27A8CC11" w14:textId="77777777" w:rsidR="00202E93" w:rsidRDefault="00202E93">
            <w:pPr>
              <w:spacing w:line="480" w:lineRule="auto"/>
              <w:rPr>
                <w:rFonts w:ascii="Times New Roman" w:eastAsia="Times New Roman" w:hAnsi="Times New Roman" w:cs="Times New Roman"/>
              </w:rPr>
            </w:pPr>
          </w:p>
        </w:tc>
        <w:tc>
          <w:tcPr>
            <w:tcW w:w="7713" w:type="dxa"/>
            <w:gridSpan w:val="3"/>
          </w:tcPr>
          <w:p w14:paraId="11A9725C" w14:textId="505317BB" w:rsidR="00202E93" w:rsidRDefault="009D4B0D">
            <w:pPr>
              <w:spacing w:before="0" w:line="360" w:lineRule="auto"/>
              <w:rPr>
                <w:ins w:id="3" w:author="Clif Gekonde" w:date="2025-02-05T09:26:00Z"/>
                <w:rFonts w:ascii="Times New Roman" w:eastAsia="Times New Roman" w:hAnsi="Times New Roman" w:cs="Times New Roman"/>
                <w:color w:val="000000"/>
              </w:rPr>
            </w:pPr>
            <w:r>
              <w:rPr>
                <w:rFonts w:ascii="Times New Roman" w:eastAsia="Times New Roman" w:hAnsi="Times New Roman" w:cs="Times New Roman"/>
              </w:rPr>
              <w:t>DR.</w:t>
            </w:r>
            <w:r w:rsidR="007C18A2" w:rsidRPr="009D4B0D">
              <w:rPr>
                <w:rFonts w:ascii="Times New Roman" w:eastAsia="Times New Roman" w:hAnsi="Times New Roman" w:cs="Times New Roman"/>
              </w:rPr>
              <w:t xml:space="preserve"> </w:t>
            </w:r>
            <w:r w:rsidR="007C18A2" w:rsidRPr="009D4B0D">
              <w:rPr>
                <w:rFonts w:ascii="Times New Roman" w:eastAsia="Times New Roman" w:hAnsi="Times New Roman" w:cs="Times New Roman"/>
                <w:color w:val="000000"/>
              </w:rPr>
              <w:t>CLIF</w:t>
            </w:r>
            <w:ins w:id="4" w:author="Clif Gekonde" w:date="2025-02-05T09:25:00Z">
              <w:r w:rsidR="005A6D8E">
                <w:rPr>
                  <w:rFonts w:ascii="Times New Roman" w:eastAsia="Times New Roman" w:hAnsi="Times New Roman" w:cs="Times New Roman"/>
                  <w:color w:val="000000"/>
                </w:rPr>
                <w:t xml:space="preserve"> MARIKO</w:t>
              </w:r>
            </w:ins>
            <w:del w:id="5" w:author="Clif Gekonde" w:date="2025-02-05T09:25:00Z">
              <w:r w:rsidR="007C18A2" w:rsidRPr="009D4B0D" w:rsidDel="005A6D8E">
                <w:rPr>
                  <w:rFonts w:ascii="Times New Roman" w:eastAsia="Times New Roman" w:hAnsi="Times New Roman" w:cs="Times New Roman"/>
                  <w:color w:val="000000"/>
                </w:rPr>
                <w:delText>F</w:delText>
              </w:r>
            </w:del>
            <w:r w:rsidR="007C18A2" w:rsidRPr="009D4B0D">
              <w:rPr>
                <w:rFonts w:ascii="Times New Roman" w:eastAsia="Times New Roman" w:hAnsi="Times New Roman" w:cs="Times New Roman"/>
                <w:color w:val="000000"/>
              </w:rPr>
              <w:t xml:space="preserve"> GEKONDE</w:t>
            </w:r>
          </w:p>
          <w:p w14:paraId="1EC250BB" w14:textId="055D6AD1" w:rsidR="005A6D8E" w:rsidRPr="009D4B0D" w:rsidRDefault="005A6D8E">
            <w:pPr>
              <w:spacing w:before="0" w:line="360" w:lineRule="auto"/>
              <w:rPr>
                <w:rFonts w:ascii="Times New Roman" w:eastAsia="Times New Roman" w:hAnsi="Times New Roman" w:cs="Times New Roman"/>
              </w:rPr>
            </w:pPr>
            <w:ins w:id="6" w:author="Clif Gekonde" w:date="2025-02-05T09:26:00Z">
              <w:r>
                <w:rPr>
                  <w:rFonts w:ascii="Times New Roman" w:eastAsia="Times New Roman" w:hAnsi="Times New Roman" w:cs="Times New Roman"/>
                </w:rPr>
                <w:t>TUTORIAL FELLOW,</w:t>
              </w:r>
            </w:ins>
          </w:p>
          <w:p w14:paraId="63E4874C" w14:textId="4858163C" w:rsidR="009D4B0D" w:rsidDel="005A6D8E" w:rsidRDefault="007C18A2" w:rsidP="009D4B0D">
            <w:pPr>
              <w:spacing w:before="0" w:line="360" w:lineRule="auto"/>
              <w:rPr>
                <w:del w:id="7" w:author="Clif Gekonde" w:date="2025-02-05T09:26:00Z"/>
                <w:rFonts w:ascii="Times New Roman" w:eastAsia="Times New Roman" w:hAnsi="Times New Roman" w:cs="Times New Roman"/>
              </w:rPr>
            </w:pPr>
            <w:r>
              <w:rPr>
                <w:rFonts w:ascii="Times New Roman" w:eastAsia="Times New Roman" w:hAnsi="Times New Roman" w:cs="Times New Roman"/>
              </w:rPr>
              <w:t>Department of Mining and Mineral Processing Engineering</w:t>
            </w:r>
            <w:r w:rsidR="009D4B0D">
              <w:rPr>
                <w:rFonts w:ascii="Times New Roman" w:eastAsia="Times New Roman" w:hAnsi="Times New Roman" w:cs="Times New Roman"/>
              </w:rPr>
              <w:t xml:space="preserve"> (MMPE)</w:t>
            </w:r>
            <w:proofErr w:type="spellStart"/>
          </w:p>
          <w:p w14:paraId="2C94E028" w14:textId="6BD79410" w:rsidR="00202E93" w:rsidDel="005A6D8E" w:rsidRDefault="00202E93">
            <w:pPr>
              <w:spacing w:before="0" w:line="360" w:lineRule="auto"/>
              <w:rPr>
                <w:del w:id="8" w:author="Clif Gekonde" w:date="2025-02-05T09:26:00Z"/>
                <w:rFonts w:ascii="Times New Roman" w:eastAsia="Times New Roman" w:hAnsi="Times New Roman" w:cs="Times New Roman"/>
              </w:rPr>
            </w:pPr>
          </w:p>
          <w:p w14:paraId="666822DD" w14:textId="50B8E139" w:rsidR="00202E93" w:rsidRDefault="007C18A2">
            <w:pPr>
              <w:spacing w:before="0" w:line="360" w:lineRule="auto"/>
              <w:rPr>
                <w:rFonts w:ascii="Times New Roman" w:eastAsia="Times New Roman" w:hAnsi="Times New Roman" w:cs="Times New Roman"/>
              </w:rPr>
            </w:pPr>
            <w:r>
              <w:rPr>
                <w:rFonts w:ascii="Times New Roman" w:eastAsia="Times New Roman" w:hAnsi="Times New Roman" w:cs="Times New Roman"/>
              </w:rPr>
              <w:t>Taita</w:t>
            </w:r>
            <w:proofErr w:type="spellEnd"/>
            <w:r>
              <w:rPr>
                <w:rFonts w:ascii="Times New Roman" w:eastAsia="Times New Roman" w:hAnsi="Times New Roman" w:cs="Times New Roman"/>
              </w:rPr>
              <w:t xml:space="preserve"> Taveta University</w:t>
            </w:r>
            <w:r w:rsidR="009D4B0D">
              <w:rPr>
                <w:rFonts w:ascii="Times New Roman" w:eastAsia="Times New Roman" w:hAnsi="Times New Roman" w:cs="Times New Roman"/>
              </w:rPr>
              <w:t xml:space="preserve"> (TTU)</w:t>
            </w:r>
          </w:p>
        </w:tc>
      </w:tr>
    </w:tbl>
    <w:p w14:paraId="78373BD7" w14:textId="77777777" w:rsidR="00202E93" w:rsidRDefault="007C18A2" w:rsidP="00242BCB">
      <w:pPr>
        <w:pStyle w:val="Heading1"/>
      </w:pPr>
      <w:r>
        <w:br w:type="page"/>
      </w:r>
      <w:bookmarkStart w:id="9" w:name="_Toc184769066"/>
      <w:bookmarkStart w:id="10" w:name="_Toc188447045"/>
      <w:r>
        <w:lastRenderedPageBreak/>
        <w:t>Abstract</w:t>
      </w:r>
      <w:bookmarkEnd w:id="9"/>
      <w:bookmarkEnd w:id="10"/>
      <w:r>
        <w:t xml:space="preserve"> </w:t>
      </w:r>
    </w:p>
    <w:p w14:paraId="79FFA342" w14:textId="021EB37B" w:rsidR="00202E93" w:rsidRDefault="007C18A2">
      <w:pPr>
        <w:spacing w:after="160"/>
      </w:pPr>
      <w:commentRangeStart w:id="11"/>
      <w:r>
        <w:t xml:space="preserve">Underground mining has posed significant health and safety challenges to </w:t>
      </w:r>
      <w:r w:rsidR="003D29E7">
        <w:t>underground mines</w:t>
      </w:r>
      <w:r>
        <w:t xml:space="preserve">. </w:t>
      </w:r>
      <w:commentRangeEnd w:id="11"/>
      <w:r w:rsidR="00315E39">
        <w:rPr>
          <w:rStyle w:val="CommentReference"/>
        </w:rPr>
        <w:commentReference w:id="11"/>
      </w:r>
      <w:r>
        <w:t>These include accumulating toxic and hazardous gases, poor air quality, exposure to particulate matter, extreme temperature</w:t>
      </w:r>
      <w:r w:rsidR="00BA2543">
        <w:t xml:space="preserve"> and humidity, and a poor communication system</w:t>
      </w:r>
      <w:r>
        <w:t xml:space="preserve">. Over the past, </w:t>
      </w:r>
      <w:r w:rsidR="003D29E7">
        <w:t xml:space="preserve">underground miners, </w:t>
      </w:r>
      <w:r w:rsidR="00BA2543">
        <w:t xml:space="preserve">mainly </w:t>
      </w:r>
      <w:r w:rsidR="003D29E7">
        <w:t xml:space="preserve">artisanal and small-scale miners, </w:t>
      </w:r>
      <w:r>
        <w:t>have used traditional m</w:t>
      </w:r>
      <w:r w:rsidR="00BA2543">
        <w:t xml:space="preserve">ethods to </w:t>
      </w:r>
      <w:r>
        <w:t>monitor the above challenges</w:t>
      </w:r>
      <w:r w:rsidR="00BA2543">
        <w:t xml:space="preserve"> and communicate with the underground miners and the support staff on the mine's surface in times of emergence</w:t>
      </w:r>
      <w:r>
        <w:t xml:space="preserve">. This </w:t>
      </w:r>
      <w:r w:rsidR="00BA2543">
        <w:t>has been</w:t>
      </w:r>
      <w:r>
        <w:t xml:space="preserve"> done through manual checks such as human senses</w:t>
      </w:r>
      <w:r w:rsidR="00BA2543">
        <w:t>, outdated wired systems, and human movements from outdated wired systems underground to the surface to pass information</w:t>
      </w:r>
      <w:r>
        <w:t xml:space="preserve">. However, these methods </w:t>
      </w:r>
      <w:r w:rsidR="00BA2543">
        <w:t>have failed because they are unreliable and inconvenient during emergencies</w:t>
      </w:r>
      <w:r>
        <w:t xml:space="preserve">; instead, they further </w:t>
      </w:r>
      <w:r w:rsidR="00673F2C">
        <w:t>endanger the underground miners' safety by exposing them to respiratory illness and black lung diseases and also delayed communication during emergencies,</w:t>
      </w:r>
      <w:r w:rsidR="00BA2543">
        <w:t xml:space="preserve"> which increases the number of fatalities and injuries to the underground miners</w:t>
      </w:r>
      <w:r w:rsidR="00673F2C">
        <w:t>.</w:t>
      </w:r>
      <w:r>
        <w:t xml:space="preserve"> </w:t>
      </w:r>
    </w:p>
    <w:p w14:paraId="5F271A6E" w14:textId="1F374B55" w:rsidR="00202E93" w:rsidRDefault="007C18A2">
      <w:pPr>
        <w:spacing w:after="160"/>
      </w:pPr>
      <w:r>
        <w:t xml:space="preserve">This research will address these problems by developing an innovative </w:t>
      </w:r>
      <w:r w:rsidR="003D29E7">
        <w:t>hybrid</w:t>
      </w:r>
      <w:r>
        <w:t xml:space="preserve"> monitoring system </w:t>
      </w:r>
      <w:r w:rsidR="00255B5A">
        <w:t>and a two-way communication system for underground miners</w:t>
      </w:r>
      <w:r>
        <w:t>. This will be achieved by integrating Internet of Things technologies and machine learning models. The proposed innovative system will utilize sensors such as MQ135, MQ7, DHT11</w:t>
      </w:r>
      <w:r w:rsidR="002D1EE6">
        <w:t>, and SDS011, a microcontroller, Zigbee modules,</w:t>
      </w:r>
      <w:r>
        <w:t xml:space="preserve"> Raspberry Pi4</w:t>
      </w:r>
      <w:r w:rsidR="003D29E7">
        <w:t>, and a media converter to monitor the underground mine parameters like the gas concentrations, temperature and humidity, and particulate matter</w:t>
      </w:r>
      <w:r>
        <w:t>. The proposed system will collect the data from the underground environment, process the near real-time data</w:t>
      </w:r>
      <w:r w:rsidR="002D1EE6">
        <w:t>,</w:t>
      </w:r>
      <w:r>
        <w:t xml:space="preserve"> and give an immediate response based on the thresholds of the analyzed parameter. The system will </w:t>
      </w:r>
      <w:r w:rsidR="003D29E7">
        <w:t xml:space="preserve">also use the machine learning model to </w:t>
      </w:r>
      <w:r>
        <w:t>carry out predictive measures to help the experts in planning.</w:t>
      </w:r>
    </w:p>
    <w:p w14:paraId="492E96F4" w14:textId="5439BCBF" w:rsidR="00202E93" w:rsidRDefault="003D29E7" w:rsidP="003D29E7">
      <w:pPr>
        <w:spacing w:after="160"/>
      </w:pPr>
      <w:r>
        <w:t xml:space="preserve">Data collected from various sensors in the underground mines will be processed in near real-time. </w:t>
      </w:r>
      <w:r w:rsidR="000E3BCB">
        <w:t>Depending on the threshold analysis, an alarm will be triggered for immediate response</w:t>
      </w:r>
      <w:r>
        <w:t xml:space="preserve">. </w:t>
      </w:r>
      <w:r w:rsidR="000E3BCB">
        <w:t xml:space="preserve">The two-way emergency communication will be used to give immediate instructions to the underground miners. </w:t>
      </w:r>
      <w:r w:rsidR="00362AA5">
        <w:t>This innovative approach demonstrates how emerging technologies can transform the mining industry. This research paper will showcase the importance of leveraging the Internet of Things and Machine Learning models to improve underground air quality predictions and safety, especially for artisanal and small-scale miners.</w:t>
      </w:r>
    </w:p>
    <w:p w14:paraId="67C54483" w14:textId="29440834" w:rsidR="003D29E7" w:rsidRDefault="003D29E7" w:rsidP="003D29E7">
      <w:pPr>
        <w:spacing w:after="160"/>
      </w:pPr>
    </w:p>
    <w:p w14:paraId="31FB8670" w14:textId="21371DEE" w:rsidR="003D29E7" w:rsidRDefault="003D29E7" w:rsidP="003D29E7">
      <w:pPr>
        <w:spacing w:after="160"/>
      </w:pPr>
    </w:p>
    <w:sdt>
      <w:sdtPr>
        <w:rPr>
          <w:rFonts w:eastAsia="Times New Roman" w:cs="Times New Roman"/>
          <w:sz w:val="24"/>
          <w:szCs w:val="24"/>
        </w:rPr>
        <w:id w:val="1378661185"/>
        <w:docPartObj>
          <w:docPartGallery w:val="Table of Contents"/>
          <w:docPartUnique/>
        </w:docPartObj>
      </w:sdtPr>
      <w:sdtEndPr>
        <w:rPr>
          <w:b/>
          <w:bCs/>
          <w:noProof/>
        </w:rPr>
      </w:sdtEndPr>
      <w:sdtContent>
        <w:p w14:paraId="2A491F11" w14:textId="06C0AF6B" w:rsidR="00ED411E" w:rsidRDefault="00ED411E">
          <w:pPr>
            <w:pStyle w:val="TOCHeading"/>
          </w:pPr>
          <w:r>
            <w:t>Table of Contents</w:t>
          </w:r>
        </w:p>
        <w:p w14:paraId="59057DF8" w14:textId="7AF695AF" w:rsidR="00C64A39" w:rsidRDefault="00ED411E">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8447044" w:history="1">
            <w:r w:rsidR="00C64A39" w:rsidRPr="00EC275D">
              <w:rPr>
                <w:rStyle w:val="Hyperlink"/>
                <w:noProof/>
              </w:rPr>
              <w:t>Declaration</w:t>
            </w:r>
            <w:r w:rsidR="00C64A39">
              <w:rPr>
                <w:noProof/>
                <w:webHidden/>
              </w:rPr>
              <w:tab/>
            </w:r>
            <w:r w:rsidR="00C64A39">
              <w:rPr>
                <w:noProof/>
                <w:webHidden/>
              </w:rPr>
              <w:fldChar w:fldCharType="begin"/>
            </w:r>
            <w:r w:rsidR="00C64A39">
              <w:rPr>
                <w:noProof/>
                <w:webHidden/>
              </w:rPr>
              <w:instrText xml:space="preserve"> PAGEREF _Toc188447044 \h </w:instrText>
            </w:r>
            <w:r w:rsidR="00C64A39">
              <w:rPr>
                <w:noProof/>
                <w:webHidden/>
              </w:rPr>
            </w:r>
            <w:r w:rsidR="00C64A39">
              <w:rPr>
                <w:noProof/>
                <w:webHidden/>
              </w:rPr>
              <w:fldChar w:fldCharType="separate"/>
            </w:r>
            <w:r w:rsidR="00C64A39">
              <w:rPr>
                <w:noProof/>
                <w:webHidden/>
              </w:rPr>
              <w:t>2</w:t>
            </w:r>
            <w:r w:rsidR="00C64A39">
              <w:rPr>
                <w:noProof/>
                <w:webHidden/>
              </w:rPr>
              <w:fldChar w:fldCharType="end"/>
            </w:r>
          </w:hyperlink>
        </w:p>
        <w:p w14:paraId="42BE7806" w14:textId="6830ED1D" w:rsidR="00C64A39" w:rsidRDefault="00315E39">
          <w:pPr>
            <w:pStyle w:val="TOC1"/>
            <w:tabs>
              <w:tab w:val="right" w:leader="dot" w:pos="9016"/>
            </w:tabs>
            <w:rPr>
              <w:rFonts w:asciiTheme="minorHAnsi" w:eastAsiaTheme="minorEastAsia" w:hAnsiTheme="minorHAnsi" w:cstheme="minorBidi"/>
              <w:noProof/>
              <w:kern w:val="2"/>
              <w14:ligatures w14:val="standardContextual"/>
            </w:rPr>
          </w:pPr>
          <w:hyperlink w:anchor="_Toc188447045" w:history="1">
            <w:r w:rsidR="00C64A39" w:rsidRPr="00EC275D">
              <w:rPr>
                <w:rStyle w:val="Hyperlink"/>
                <w:noProof/>
              </w:rPr>
              <w:t>Abstract</w:t>
            </w:r>
            <w:r w:rsidR="00C64A39">
              <w:rPr>
                <w:noProof/>
                <w:webHidden/>
              </w:rPr>
              <w:tab/>
            </w:r>
            <w:r w:rsidR="00C64A39">
              <w:rPr>
                <w:noProof/>
                <w:webHidden/>
              </w:rPr>
              <w:fldChar w:fldCharType="begin"/>
            </w:r>
            <w:r w:rsidR="00C64A39">
              <w:rPr>
                <w:noProof/>
                <w:webHidden/>
              </w:rPr>
              <w:instrText xml:space="preserve"> PAGEREF _Toc188447045 \h </w:instrText>
            </w:r>
            <w:r w:rsidR="00C64A39">
              <w:rPr>
                <w:noProof/>
                <w:webHidden/>
              </w:rPr>
            </w:r>
            <w:r w:rsidR="00C64A39">
              <w:rPr>
                <w:noProof/>
                <w:webHidden/>
              </w:rPr>
              <w:fldChar w:fldCharType="separate"/>
            </w:r>
            <w:r w:rsidR="00C64A39">
              <w:rPr>
                <w:noProof/>
                <w:webHidden/>
              </w:rPr>
              <w:t>3</w:t>
            </w:r>
            <w:r w:rsidR="00C64A39">
              <w:rPr>
                <w:noProof/>
                <w:webHidden/>
              </w:rPr>
              <w:fldChar w:fldCharType="end"/>
            </w:r>
          </w:hyperlink>
        </w:p>
        <w:p w14:paraId="200F4B5C" w14:textId="295411DB" w:rsidR="00C64A39" w:rsidRDefault="00315E39">
          <w:pPr>
            <w:pStyle w:val="TOC1"/>
            <w:tabs>
              <w:tab w:val="right" w:leader="dot" w:pos="9016"/>
            </w:tabs>
            <w:rPr>
              <w:rFonts w:asciiTheme="minorHAnsi" w:eastAsiaTheme="minorEastAsia" w:hAnsiTheme="minorHAnsi" w:cstheme="minorBidi"/>
              <w:noProof/>
              <w:kern w:val="2"/>
              <w14:ligatures w14:val="standardContextual"/>
            </w:rPr>
          </w:pPr>
          <w:hyperlink w:anchor="_Toc188447046" w:history="1">
            <w:r w:rsidR="00C64A39" w:rsidRPr="00EC275D">
              <w:rPr>
                <w:rStyle w:val="Hyperlink"/>
                <w:noProof/>
              </w:rPr>
              <w:t>CHAPTER ONE: INTRODUCTION</w:t>
            </w:r>
            <w:r w:rsidR="00C64A39">
              <w:rPr>
                <w:noProof/>
                <w:webHidden/>
              </w:rPr>
              <w:tab/>
            </w:r>
            <w:r w:rsidR="00C64A39">
              <w:rPr>
                <w:noProof/>
                <w:webHidden/>
              </w:rPr>
              <w:fldChar w:fldCharType="begin"/>
            </w:r>
            <w:r w:rsidR="00C64A39">
              <w:rPr>
                <w:noProof/>
                <w:webHidden/>
              </w:rPr>
              <w:instrText xml:space="preserve"> PAGEREF _Toc188447046 \h </w:instrText>
            </w:r>
            <w:r w:rsidR="00C64A39">
              <w:rPr>
                <w:noProof/>
                <w:webHidden/>
              </w:rPr>
            </w:r>
            <w:r w:rsidR="00C64A39">
              <w:rPr>
                <w:noProof/>
                <w:webHidden/>
              </w:rPr>
              <w:fldChar w:fldCharType="separate"/>
            </w:r>
            <w:r w:rsidR="00C64A39">
              <w:rPr>
                <w:noProof/>
                <w:webHidden/>
              </w:rPr>
              <w:t>1</w:t>
            </w:r>
            <w:r w:rsidR="00C64A39">
              <w:rPr>
                <w:noProof/>
                <w:webHidden/>
              </w:rPr>
              <w:fldChar w:fldCharType="end"/>
            </w:r>
          </w:hyperlink>
        </w:p>
        <w:p w14:paraId="05CABF59" w14:textId="717A9EE1"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47" w:history="1">
            <w:r w:rsidR="00C64A39" w:rsidRPr="00EC275D">
              <w:rPr>
                <w:rStyle w:val="Hyperlink"/>
                <w:noProof/>
              </w:rPr>
              <w:t>1.0 Background Information</w:t>
            </w:r>
            <w:r w:rsidR="00C64A39">
              <w:rPr>
                <w:noProof/>
                <w:webHidden/>
              </w:rPr>
              <w:tab/>
            </w:r>
            <w:r w:rsidR="00C64A39">
              <w:rPr>
                <w:noProof/>
                <w:webHidden/>
              </w:rPr>
              <w:fldChar w:fldCharType="begin"/>
            </w:r>
            <w:r w:rsidR="00C64A39">
              <w:rPr>
                <w:noProof/>
                <w:webHidden/>
              </w:rPr>
              <w:instrText xml:space="preserve"> PAGEREF _Toc188447047 \h </w:instrText>
            </w:r>
            <w:r w:rsidR="00C64A39">
              <w:rPr>
                <w:noProof/>
                <w:webHidden/>
              </w:rPr>
            </w:r>
            <w:r w:rsidR="00C64A39">
              <w:rPr>
                <w:noProof/>
                <w:webHidden/>
              </w:rPr>
              <w:fldChar w:fldCharType="separate"/>
            </w:r>
            <w:r w:rsidR="00C64A39">
              <w:rPr>
                <w:noProof/>
                <w:webHidden/>
              </w:rPr>
              <w:t>1</w:t>
            </w:r>
            <w:r w:rsidR="00C64A39">
              <w:rPr>
                <w:noProof/>
                <w:webHidden/>
              </w:rPr>
              <w:fldChar w:fldCharType="end"/>
            </w:r>
          </w:hyperlink>
        </w:p>
        <w:p w14:paraId="4E1B7247" w14:textId="01760A88"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48" w:history="1">
            <w:r w:rsidR="00C64A39" w:rsidRPr="00EC275D">
              <w:rPr>
                <w:rStyle w:val="Hyperlink"/>
                <w:noProof/>
              </w:rPr>
              <w:t>1.2 Problem Statement</w:t>
            </w:r>
            <w:r w:rsidR="00C64A39">
              <w:rPr>
                <w:noProof/>
                <w:webHidden/>
              </w:rPr>
              <w:tab/>
            </w:r>
            <w:r w:rsidR="00C64A39">
              <w:rPr>
                <w:noProof/>
                <w:webHidden/>
              </w:rPr>
              <w:fldChar w:fldCharType="begin"/>
            </w:r>
            <w:r w:rsidR="00C64A39">
              <w:rPr>
                <w:noProof/>
                <w:webHidden/>
              </w:rPr>
              <w:instrText xml:space="preserve"> PAGEREF _Toc188447048 \h </w:instrText>
            </w:r>
            <w:r w:rsidR="00C64A39">
              <w:rPr>
                <w:noProof/>
                <w:webHidden/>
              </w:rPr>
            </w:r>
            <w:r w:rsidR="00C64A39">
              <w:rPr>
                <w:noProof/>
                <w:webHidden/>
              </w:rPr>
              <w:fldChar w:fldCharType="separate"/>
            </w:r>
            <w:r w:rsidR="00C64A39">
              <w:rPr>
                <w:noProof/>
                <w:webHidden/>
              </w:rPr>
              <w:t>3</w:t>
            </w:r>
            <w:r w:rsidR="00C64A39">
              <w:rPr>
                <w:noProof/>
                <w:webHidden/>
              </w:rPr>
              <w:fldChar w:fldCharType="end"/>
            </w:r>
          </w:hyperlink>
        </w:p>
        <w:p w14:paraId="0DFBE96F" w14:textId="440EB162"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49" w:history="1">
            <w:r w:rsidR="00C64A39" w:rsidRPr="00EC275D">
              <w:rPr>
                <w:rStyle w:val="Hyperlink"/>
                <w:noProof/>
              </w:rPr>
              <w:t>1.3 Research Justification</w:t>
            </w:r>
            <w:r w:rsidR="00C64A39">
              <w:rPr>
                <w:noProof/>
                <w:webHidden/>
              </w:rPr>
              <w:tab/>
            </w:r>
            <w:r w:rsidR="00C64A39">
              <w:rPr>
                <w:noProof/>
                <w:webHidden/>
              </w:rPr>
              <w:fldChar w:fldCharType="begin"/>
            </w:r>
            <w:r w:rsidR="00C64A39">
              <w:rPr>
                <w:noProof/>
                <w:webHidden/>
              </w:rPr>
              <w:instrText xml:space="preserve"> PAGEREF _Toc188447049 \h </w:instrText>
            </w:r>
            <w:r w:rsidR="00C64A39">
              <w:rPr>
                <w:noProof/>
                <w:webHidden/>
              </w:rPr>
            </w:r>
            <w:r w:rsidR="00C64A39">
              <w:rPr>
                <w:noProof/>
                <w:webHidden/>
              </w:rPr>
              <w:fldChar w:fldCharType="separate"/>
            </w:r>
            <w:r w:rsidR="00C64A39">
              <w:rPr>
                <w:noProof/>
                <w:webHidden/>
              </w:rPr>
              <w:t>4</w:t>
            </w:r>
            <w:r w:rsidR="00C64A39">
              <w:rPr>
                <w:noProof/>
                <w:webHidden/>
              </w:rPr>
              <w:fldChar w:fldCharType="end"/>
            </w:r>
          </w:hyperlink>
        </w:p>
        <w:p w14:paraId="1437006C" w14:textId="746EEF0C"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50" w:history="1">
            <w:r w:rsidR="00C64A39" w:rsidRPr="00EC275D">
              <w:rPr>
                <w:rStyle w:val="Hyperlink"/>
                <w:noProof/>
              </w:rPr>
              <w:t>1.4 Objectives</w:t>
            </w:r>
            <w:r w:rsidR="00C64A39">
              <w:rPr>
                <w:noProof/>
                <w:webHidden/>
              </w:rPr>
              <w:tab/>
            </w:r>
            <w:r w:rsidR="00C64A39">
              <w:rPr>
                <w:noProof/>
                <w:webHidden/>
              </w:rPr>
              <w:fldChar w:fldCharType="begin"/>
            </w:r>
            <w:r w:rsidR="00C64A39">
              <w:rPr>
                <w:noProof/>
                <w:webHidden/>
              </w:rPr>
              <w:instrText xml:space="preserve"> PAGEREF _Toc188447050 \h </w:instrText>
            </w:r>
            <w:r w:rsidR="00C64A39">
              <w:rPr>
                <w:noProof/>
                <w:webHidden/>
              </w:rPr>
            </w:r>
            <w:r w:rsidR="00C64A39">
              <w:rPr>
                <w:noProof/>
                <w:webHidden/>
              </w:rPr>
              <w:fldChar w:fldCharType="separate"/>
            </w:r>
            <w:r w:rsidR="00C64A39">
              <w:rPr>
                <w:noProof/>
                <w:webHidden/>
              </w:rPr>
              <w:t>5</w:t>
            </w:r>
            <w:r w:rsidR="00C64A39">
              <w:rPr>
                <w:noProof/>
                <w:webHidden/>
              </w:rPr>
              <w:fldChar w:fldCharType="end"/>
            </w:r>
          </w:hyperlink>
        </w:p>
        <w:p w14:paraId="1D17F273" w14:textId="2C24B814" w:rsidR="00C64A39" w:rsidRDefault="00315E39">
          <w:pPr>
            <w:pStyle w:val="TOC3"/>
            <w:tabs>
              <w:tab w:val="right" w:leader="dot" w:pos="9016"/>
            </w:tabs>
            <w:rPr>
              <w:rFonts w:asciiTheme="minorHAnsi" w:eastAsiaTheme="minorEastAsia" w:hAnsiTheme="minorHAnsi" w:cstheme="minorBidi"/>
              <w:noProof/>
              <w:kern w:val="2"/>
              <w14:ligatures w14:val="standardContextual"/>
            </w:rPr>
          </w:pPr>
          <w:hyperlink w:anchor="_Toc188447051" w:history="1">
            <w:r w:rsidR="00C64A39" w:rsidRPr="00EC275D">
              <w:rPr>
                <w:rStyle w:val="Hyperlink"/>
                <w:noProof/>
              </w:rPr>
              <w:t>1.4.1 Main Objective</w:t>
            </w:r>
            <w:r w:rsidR="00C64A39">
              <w:rPr>
                <w:noProof/>
                <w:webHidden/>
              </w:rPr>
              <w:tab/>
            </w:r>
            <w:r w:rsidR="00C64A39">
              <w:rPr>
                <w:noProof/>
                <w:webHidden/>
              </w:rPr>
              <w:fldChar w:fldCharType="begin"/>
            </w:r>
            <w:r w:rsidR="00C64A39">
              <w:rPr>
                <w:noProof/>
                <w:webHidden/>
              </w:rPr>
              <w:instrText xml:space="preserve"> PAGEREF _Toc188447051 \h </w:instrText>
            </w:r>
            <w:r w:rsidR="00C64A39">
              <w:rPr>
                <w:noProof/>
                <w:webHidden/>
              </w:rPr>
            </w:r>
            <w:r w:rsidR="00C64A39">
              <w:rPr>
                <w:noProof/>
                <w:webHidden/>
              </w:rPr>
              <w:fldChar w:fldCharType="separate"/>
            </w:r>
            <w:r w:rsidR="00C64A39">
              <w:rPr>
                <w:noProof/>
                <w:webHidden/>
              </w:rPr>
              <w:t>5</w:t>
            </w:r>
            <w:r w:rsidR="00C64A39">
              <w:rPr>
                <w:noProof/>
                <w:webHidden/>
              </w:rPr>
              <w:fldChar w:fldCharType="end"/>
            </w:r>
          </w:hyperlink>
        </w:p>
        <w:p w14:paraId="3ABCD6A2" w14:textId="32908572" w:rsidR="00C64A39" w:rsidRDefault="00315E39">
          <w:pPr>
            <w:pStyle w:val="TOC3"/>
            <w:tabs>
              <w:tab w:val="right" w:leader="dot" w:pos="9016"/>
            </w:tabs>
            <w:rPr>
              <w:rFonts w:asciiTheme="minorHAnsi" w:eastAsiaTheme="minorEastAsia" w:hAnsiTheme="minorHAnsi" w:cstheme="minorBidi"/>
              <w:noProof/>
              <w:kern w:val="2"/>
              <w14:ligatures w14:val="standardContextual"/>
            </w:rPr>
          </w:pPr>
          <w:hyperlink w:anchor="_Toc188447052" w:history="1">
            <w:r w:rsidR="00C64A39" w:rsidRPr="00EC275D">
              <w:rPr>
                <w:rStyle w:val="Hyperlink"/>
                <w:noProof/>
              </w:rPr>
              <w:t>1.4.2 Specific objectives</w:t>
            </w:r>
            <w:r w:rsidR="00C64A39">
              <w:rPr>
                <w:noProof/>
                <w:webHidden/>
              </w:rPr>
              <w:tab/>
            </w:r>
            <w:r w:rsidR="00C64A39">
              <w:rPr>
                <w:noProof/>
                <w:webHidden/>
              </w:rPr>
              <w:fldChar w:fldCharType="begin"/>
            </w:r>
            <w:r w:rsidR="00C64A39">
              <w:rPr>
                <w:noProof/>
                <w:webHidden/>
              </w:rPr>
              <w:instrText xml:space="preserve"> PAGEREF _Toc188447052 \h </w:instrText>
            </w:r>
            <w:r w:rsidR="00C64A39">
              <w:rPr>
                <w:noProof/>
                <w:webHidden/>
              </w:rPr>
            </w:r>
            <w:r w:rsidR="00C64A39">
              <w:rPr>
                <w:noProof/>
                <w:webHidden/>
              </w:rPr>
              <w:fldChar w:fldCharType="separate"/>
            </w:r>
            <w:r w:rsidR="00C64A39">
              <w:rPr>
                <w:noProof/>
                <w:webHidden/>
              </w:rPr>
              <w:t>5</w:t>
            </w:r>
            <w:r w:rsidR="00C64A39">
              <w:rPr>
                <w:noProof/>
                <w:webHidden/>
              </w:rPr>
              <w:fldChar w:fldCharType="end"/>
            </w:r>
          </w:hyperlink>
        </w:p>
        <w:p w14:paraId="7982C8CF" w14:textId="4D5C90CE" w:rsidR="00C64A39" w:rsidRDefault="00315E39">
          <w:pPr>
            <w:pStyle w:val="TOC2"/>
            <w:tabs>
              <w:tab w:val="left" w:pos="880"/>
              <w:tab w:val="right" w:leader="dot" w:pos="9016"/>
            </w:tabs>
            <w:rPr>
              <w:rFonts w:asciiTheme="minorHAnsi" w:eastAsiaTheme="minorEastAsia" w:hAnsiTheme="minorHAnsi" w:cstheme="minorBidi"/>
              <w:noProof/>
              <w:kern w:val="2"/>
              <w14:ligatures w14:val="standardContextual"/>
            </w:rPr>
          </w:pPr>
          <w:hyperlink w:anchor="_Toc188447053" w:history="1">
            <w:r w:rsidR="00C64A39" w:rsidRPr="00EC275D">
              <w:rPr>
                <w:rStyle w:val="Hyperlink"/>
                <w:noProof/>
              </w:rPr>
              <w:t>1.5</w:t>
            </w:r>
            <w:r w:rsidR="00C64A39">
              <w:rPr>
                <w:rFonts w:asciiTheme="minorHAnsi" w:eastAsiaTheme="minorEastAsia" w:hAnsiTheme="minorHAnsi" w:cstheme="minorBidi"/>
                <w:noProof/>
                <w:kern w:val="2"/>
                <w14:ligatures w14:val="standardContextual"/>
              </w:rPr>
              <w:tab/>
            </w:r>
            <w:r w:rsidR="00C64A39" w:rsidRPr="00EC275D">
              <w:rPr>
                <w:rStyle w:val="Hyperlink"/>
                <w:noProof/>
              </w:rPr>
              <w:t>Scope of Study</w:t>
            </w:r>
            <w:r w:rsidR="00C64A39">
              <w:rPr>
                <w:noProof/>
                <w:webHidden/>
              </w:rPr>
              <w:tab/>
            </w:r>
            <w:r w:rsidR="00C64A39">
              <w:rPr>
                <w:noProof/>
                <w:webHidden/>
              </w:rPr>
              <w:fldChar w:fldCharType="begin"/>
            </w:r>
            <w:r w:rsidR="00C64A39">
              <w:rPr>
                <w:noProof/>
                <w:webHidden/>
              </w:rPr>
              <w:instrText xml:space="preserve"> PAGEREF _Toc188447053 \h </w:instrText>
            </w:r>
            <w:r w:rsidR="00C64A39">
              <w:rPr>
                <w:noProof/>
                <w:webHidden/>
              </w:rPr>
            </w:r>
            <w:r w:rsidR="00C64A39">
              <w:rPr>
                <w:noProof/>
                <w:webHidden/>
              </w:rPr>
              <w:fldChar w:fldCharType="separate"/>
            </w:r>
            <w:r w:rsidR="00C64A39">
              <w:rPr>
                <w:noProof/>
                <w:webHidden/>
              </w:rPr>
              <w:t>5</w:t>
            </w:r>
            <w:r w:rsidR="00C64A39">
              <w:rPr>
                <w:noProof/>
                <w:webHidden/>
              </w:rPr>
              <w:fldChar w:fldCharType="end"/>
            </w:r>
          </w:hyperlink>
        </w:p>
        <w:p w14:paraId="295EA3BD" w14:textId="7250E3B5" w:rsidR="00C64A39" w:rsidRDefault="00315E39">
          <w:pPr>
            <w:pStyle w:val="TOC1"/>
            <w:tabs>
              <w:tab w:val="right" w:leader="dot" w:pos="9016"/>
            </w:tabs>
            <w:rPr>
              <w:rFonts w:asciiTheme="minorHAnsi" w:eastAsiaTheme="minorEastAsia" w:hAnsiTheme="minorHAnsi" w:cstheme="minorBidi"/>
              <w:noProof/>
              <w:kern w:val="2"/>
              <w14:ligatures w14:val="standardContextual"/>
            </w:rPr>
          </w:pPr>
          <w:hyperlink w:anchor="_Toc188447054" w:history="1">
            <w:r w:rsidR="00C64A39" w:rsidRPr="00EC275D">
              <w:rPr>
                <w:rStyle w:val="Hyperlink"/>
                <w:noProof/>
              </w:rPr>
              <w:t>CHAPTER TWO: LITERATURE REVIEW</w:t>
            </w:r>
            <w:r w:rsidR="00C64A39">
              <w:rPr>
                <w:noProof/>
                <w:webHidden/>
              </w:rPr>
              <w:tab/>
            </w:r>
            <w:r w:rsidR="00C64A39">
              <w:rPr>
                <w:noProof/>
                <w:webHidden/>
              </w:rPr>
              <w:fldChar w:fldCharType="begin"/>
            </w:r>
            <w:r w:rsidR="00C64A39">
              <w:rPr>
                <w:noProof/>
                <w:webHidden/>
              </w:rPr>
              <w:instrText xml:space="preserve"> PAGEREF _Toc188447054 \h </w:instrText>
            </w:r>
            <w:r w:rsidR="00C64A39">
              <w:rPr>
                <w:noProof/>
                <w:webHidden/>
              </w:rPr>
            </w:r>
            <w:r w:rsidR="00C64A39">
              <w:rPr>
                <w:noProof/>
                <w:webHidden/>
              </w:rPr>
              <w:fldChar w:fldCharType="separate"/>
            </w:r>
            <w:r w:rsidR="00C64A39">
              <w:rPr>
                <w:noProof/>
                <w:webHidden/>
              </w:rPr>
              <w:t>6</w:t>
            </w:r>
            <w:r w:rsidR="00C64A39">
              <w:rPr>
                <w:noProof/>
                <w:webHidden/>
              </w:rPr>
              <w:fldChar w:fldCharType="end"/>
            </w:r>
          </w:hyperlink>
        </w:p>
        <w:p w14:paraId="2EBC4AED" w14:textId="2A630E61"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55" w:history="1">
            <w:r w:rsidR="00C64A39" w:rsidRPr="00EC275D">
              <w:rPr>
                <w:rStyle w:val="Hyperlink"/>
                <w:noProof/>
              </w:rPr>
              <w:t>Overview</w:t>
            </w:r>
            <w:r w:rsidR="00C64A39">
              <w:rPr>
                <w:noProof/>
                <w:webHidden/>
              </w:rPr>
              <w:tab/>
            </w:r>
            <w:r w:rsidR="00C64A39">
              <w:rPr>
                <w:noProof/>
                <w:webHidden/>
              </w:rPr>
              <w:fldChar w:fldCharType="begin"/>
            </w:r>
            <w:r w:rsidR="00C64A39">
              <w:rPr>
                <w:noProof/>
                <w:webHidden/>
              </w:rPr>
              <w:instrText xml:space="preserve"> PAGEREF _Toc188447055 \h </w:instrText>
            </w:r>
            <w:r w:rsidR="00C64A39">
              <w:rPr>
                <w:noProof/>
                <w:webHidden/>
              </w:rPr>
            </w:r>
            <w:r w:rsidR="00C64A39">
              <w:rPr>
                <w:noProof/>
                <w:webHidden/>
              </w:rPr>
              <w:fldChar w:fldCharType="separate"/>
            </w:r>
            <w:r w:rsidR="00C64A39">
              <w:rPr>
                <w:noProof/>
                <w:webHidden/>
              </w:rPr>
              <w:t>6</w:t>
            </w:r>
            <w:r w:rsidR="00C64A39">
              <w:rPr>
                <w:noProof/>
                <w:webHidden/>
              </w:rPr>
              <w:fldChar w:fldCharType="end"/>
            </w:r>
          </w:hyperlink>
        </w:p>
        <w:p w14:paraId="08932198" w14:textId="42A6FFF0"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56" w:history="1">
            <w:r w:rsidR="00C64A39" w:rsidRPr="00EC275D">
              <w:rPr>
                <w:rStyle w:val="Hyperlink"/>
                <w:noProof/>
              </w:rPr>
              <w:t>2.1 Introduction</w:t>
            </w:r>
            <w:r w:rsidR="00C64A39">
              <w:rPr>
                <w:noProof/>
                <w:webHidden/>
              </w:rPr>
              <w:tab/>
            </w:r>
            <w:r w:rsidR="00C64A39">
              <w:rPr>
                <w:noProof/>
                <w:webHidden/>
              </w:rPr>
              <w:fldChar w:fldCharType="begin"/>
            </w:r>
            <w:r w:rsidR="00C64A39">
              <w:rPr>
                <w:noProof/>
                <w:webHidden/>
              </w:rPr>
              <w:instrText xml:space="preserve"> PAGEREF _Toc188447056 \h </w:instrText>
            </w:r>
            <w:r w:rsidR="00C64A39">
              <w:rPr>
                <w:noProof/>
                <w:webHidden/>
              </w:rPr>
            </w:r>
            <w:r w:rsidR="00C64A39">
              <w:rPr>
                <w:noProof/>
                <w:webHidden/>
              </w:rPr>
              <w:fldChar w:fldCharType="separate"/>
            </w:r>
            <w:r w:rsidR="00C64A39">
              <w:rPr>
                <w:noProof/>
                <w:webHidden/>
              </w:rPr>
              <w:t>6</w:t>
            </w:r>
            <w:r w:rsidR="00C64A39">
              <w:rPr>
                <w:noProof/>
                <w:webHidden/>
              </w:rPr>
              <w:fldChar w:fldCharType="end"/>
            </w:r>
          </w:hyperlink>
        </w:p>
        <w:p w14:paraId="0F7C803D" w14:textId="79BEEC30"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57" w:history="1">
            <w:r w:rsidR="00C64A39" w:rsidRPr="00EC275D">
              <w:rPr>
                <w:rStyle w:val="Hyperlink"/>
                <w:noProof/>
              </w:rPr>
              <w:t>2.2 The History of The Underground Mines Gas Detections</w:t>
            </w:r>
            <w:r w:rsidR="00C64A39">
              <w:rPr>
                <w:noProof/>
                <w:webHidden/>
              </w:rPr>
              <w:tab/>
            </w:r>
            <w:r w:rsidR="00C64A39">
              <w:rPr>
                <w:noProof/>
                <w:webHidden/>
              </w:rPr>
              <w:fldChar w:fldCharType="begin"/>
            </w:r>
            <w:r w:rsidR="00C64A39">
              <w:rPr>
                <w:noProof/>
                <w:webHidden/>
              </w:rPr>
              <w:instrText xml:space="preserve"> PAGEREF _Toc188447057 \h </w:instrText>
            </w:r>
            <w:r w:rsidR="00C64A39">
              <w:rPr>
                <w:noProof/>
                <w:webHidden/>
              </w:rPr>
            </w:r>
            <w:r w:rsidR="00C64A39">
              <w:rPr>
                <w:noProof/>
                <w:webHidden/>
              </w:rPr>
              <w:fldChar w:fldCharType="separate"/>
            </w:r>
            <w:r w:rsidR="00C64A39">
              <w:rPr>
                <w:noProof/>
                <w:webHidden/>
              </w:rPr>
              <w:t>6</w:t>
            </w:r>
            <w:r w:rsidR="00C64A39">
              <w:rPr>
                <w:noProof/>
                <w:webHidden/>
              </w:rPr>
              <w:fldChar w:fldCharType="end"/>
            </w:r>
          </w:hyperlink>
        </w:p>
        <w:p w14:paraId="36506A98" w14:textId="36A50F98"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58" w:history="1">
            <w:r w:rsidR="00C64A39" w:rsidRPr="00EC275D">
              <w:rPr>
                <w:rStyle w:val="Hyperlink"/>
                <w:noProof/>
              </w:rPr>
              <w:t>2.3 History of the Internet of Things</w:t>
            </w:r>
            <w:r w:rsidR="00C64A39">
              <w:rPr>
                <w:noProof/>
                <w:webHidden/>
              </w:rPr>
              <w:tab/>
            </w:r>
            <w:r w:rsidR="00C64A39">
              <w:rPr>
                <w:noProof/>
                <w:webHidden/>
              </w:rPr>
              <w:fldChar w:fldCharType="begin"/>
            </w:r>
            <w:r w:rsidR="00C64A39">
              <w:rPr>
                <w:noProof/>
                <w:webHidden/>
              </w:rPr>
              <w:instrText xml:space="preserve"> PAGEREF _Toc188447058 \h </w:instrText>
            </w:r>
            <w:r w:rsidR="00C64A39">
              <w:rPr>
                <w:noProof/>
                <w:webHidden/>
              </w:rPr>
            </w:r>
            <w:r w:rsidR="00C64A39">
              <w:rPr>
                <w:noProof/>
                <w:webHidden/>
              </w:rPr>
              <w:fldChar w:fldCharType="separate"/>
            </w:r>
            <w:r w:rsidR="00C64A39">
              <w:rPr>
                <w:noProof/>
                <w:webHidden/>
              </w:rPr>
              <w:t>7</w:t>
            </w:r>
            <w:r w:rsidR="00C64A39">
              <w:rPr>
                <w:noProof/>
                <w:webHidden/>
              </w:rPr>
              <w:fldChar w:fldCharType="end"/>
            </w:r>
          </w:hyperlink>
        </w:p>
        <w:p w14:paraId="4616192B" w14:textId="10BEB83E"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59" w:history="1">
            <w:r w:rsidR="00C64A39" w:rsidRPr="00EC275D">
              <w:rPr>
                <w:rStyle w:val="Hyperlink"/>
                <w:noProof/>
              </w:rPr>
              <w:t>2.4 Application of The Internet of Things In Underground Mining</w:t>
            </w:r>
            <w:r w:rsidR="00C64A39">
              <w:rPr>
                <w:noProof/>
                <w:webHidden/>
              </w:rPr>
              <w:tab/>
            </w:r>
            <w:r w:rsidR="00C64A39">
              <w:rPr>
                <w:noProof/>
                <w:webHidden/>
              </w:rPr>
              <w:fldChar w:fldCharType="begin"/>
            </w:r>
            <w:r w:rsidR="00C64A39">
              <w:rPr>
                <w:noProof/>
                <w:webHidden/>
              </w:rPr>
              <w:instrText xml:space="preserve"> PAGEREF _Toc188447059 \h </w:instrText>
            </w:r>
            <w:r w:rsidR="00C64A39">
              <w:rPr>
                <w:noProof/>
                <w:webHidden/>
              </w:rPr>
            </w:r>
            <w:r w:rsidR="00C64A39">
              <w:rPr>
                <w:noProof/>
                <w:webHidden/>
              </w:rPr>
              <w:fldChar w:fldCharType="separate"/>
            </w:r>
            <w:r w:rsidR="00C64A39">
              <w:rPr>
                <w:noProof/>
                <w:webHidden/>
              </w:rPr>
              <w:t>8</w:t>
            </w:r>
            <w:r w:rsidR="00C64A39">
              <w:rPr>
                <w:noProof/>
                <w:webHidden/>
              </w:rPr>
              <w:fldChar w:fldCharType="end"/>
            </w:r>
          </w:hyperlink>
        </w:p>
        <w:p w14:paraId="58D05931" w14:textId="111F1FC0"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60" w:history="1">
            <w:r w:rsidR="00C64A39" w:rsidRPr="00EC275D">
              <w:rPr>
                <w:rStyle w:val="Hyperlink"/>
                <w:noProof/>
              </w:rPr>
              <w:t>2.5 The Role of Machine Learning in Underground Mines</w:t>
            </w:r>
            <w:r w:rsidR="00C64A39">
              <w:rPr>
                <w:noProof/>
                <w:webHidden/>
              </w:rPr>
              <w:tab/>
            </w:r>
            <w:r w:rsidR="00C64A39">
              <w:rPr>
                <w:noProof/>
                <w:webHidden/>
              </w:rPr>
              <w:fldChar w:fldCharType="begin"/>
            </w:r>
            <w:r w:rsidR="00C64A39">
              <w:rPr>
                <w:noProof/>
                <w:webHidden/>
              </w:rPr>
              <w:instrText xml:space="preserve"> PAGEREF _Toc188447060 \h </w:instrText>
            </w:r>
            <w:r w:rsidR="00C64A39">
              <w:rPr>
                <w:noProof/>
                <w:webHidden/>
              </w:rPr>
            </w:r>
            <w:r w:rsidR="00C64A39">
              <w:rPr>
                <w:noProof/>
                <w:webHidden/>
              </w:rPr>
              <w:fldChar w:fldCharType="separate"/>
            </w:r>
            <w:r w:rsidR="00C64A39">
              <w:rPr>
                <w:noProof/>
                <w:webHidden/>
              </w:rPr>
              <w:t>11</w:t>
            </w:r>
            <w:r w:rsidR="00C64A39">
              <w:rPr>
                <w:noProof/>
                <w:webHidden/>
              </w:rPr>
              <w:fldChar w:fldCharType="end"/>
            </w:r>
          </w:hyperlink>
        </w:p>
        <w:p w14:paraId="4BFA8D15" w14:textId="7957AD11"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61" w:history="1">
            <w:r w:rsidR="00C64A39" w:rsidRPr="00EC275D">
              <w:rPr>
                <w:rStyle w:val="Hyperlink"/>
                <w:noProof/>
              </w:rPr>
              <w:t>2.6 Emergency response system</w:t>
            </w:r>
            <w:r w:rsidR="00C64A39">
              <w:rPr>
                <w:noProof/>
                <w:webHidden/>
              </w:rPr>
              <w:tab/>
            </w:r>
            <w:r w:rsidR="00C64A39">
              <w:rPr>
                <w:noProof/>
                <w:webHidden/>
              </w:rPr>
              <w:fldChar w:fldCharType="begin"/>
            </w:r>
            <w:r w:rsidR="00C64A39">
              <w:rPr>
                <w:noProof/>
                <w:webHidden/>
              </w:rPr>
              <w:instrText xml:space="preserve"> PAGEREF _Toc188447061 \h </w:instrText>
            </w:r>
            <w:r w:rsidR="00C64A39">
              <w:rPr>
                <w:noProof/>
                <w:webHidden/>
              </w:rPr>
            </w:r>
            <w:r w:rsidR="00C64A39">
              <w:rPr>
                <w:noProof/>
                <w:webHidden/>
              </w:rPr>
              <w:fldChar w:fldCharType="separate"/>
            </w:r>
            <w:r w:rsidR="00C64A39">
              <w:rPr>
                <w:noProof/>
                <w:webHidden/>
              </w:rPr>
              <w:t>12</w:t>
            </w:r>
            <w:r w:rsidR="00C64A39">
              <w:rPr>
                <w:noProof/>
                <w:webHidden/>
              </w:rPr>
              <w:fldChar w:fldCharType="end"/>
            </w:r>
          </w:hyperlink>
        </w:p>
        <w:p w14:paraId="66034820" w14:textId="750DFD00" w:rsidR="00C64A39" w:rsidRDefault="00315E39">
          <w:pPr>
            <w:pStyle w:val="TOC1"/>
            <w:tabs>
              <w:tab w:val="right" w:leader="dot" w:pos="9016"/>
            </w:tabs>
            <w:rPr>
              <w:rFonts w:asciiTheme="minorHAnsi" w:eastAsiaTheme="minorEastAsia" w:hAnsiTheme="minorHAnsi" w:cstheme="minorBidi"/>
              <w:noProof/>
              <w:kern w:val="2"/>
              <w14:ligatures w14:val="standardContextual"/>
            </w:rPr>
          </w:pPr>
          <w:hyperlink w:anchor="_Toc188447062" w:history="1">
            <w:r w:rsidR="00C64A39" w:rsidRPr="00EC275D">
              <w:rPr>
                <w:rStyle w:val="Hyperlink"/>
                <w:noProof/>
              </w:rPr>
              <w:t>3. METHODOLOGY</w:t>
            </w:r>
            <w:r w:rsidR="00C64A39">
              <w:rPr>
                <w:noProof/>
                <w:webHidden/>
              </w:rPr>
              <w:tab/>
            </w:r>
            <w:r w:rsidR="00C64A39">
              <w:rPr>
                <w:noProof/>
                <w:webHidden/>
              </w:rPr>
              <w:fldChar w:fldCharType="begin"/>
            </w:r>
            <w:r w:rsidR="00C64A39">
              <w:rPr>
                <w:noProof/>
                <w:webHidden/>
              </w:rPr>
              <w:instrText xml:space="preserve"> PAGEREF _Toc188447062 \h </w:instrText>
            </w:r>
            <w:r w:rsidR="00C64A39">
              <w:rPr>
                <w:noProof/>
                <w:webHidden/>
              </w:rPr>
            </w:r>
            <w:r w:rsidR="00C64A39">
              <w:rPr>
                <w:noProof/>
                <w:webHidden/>
              </w:rPr>
              <w:fldChar w:fldCharType="separate"/>
            </w:r>
            <w:r w:rsidR="00C64A39">
              <w:rPr>
                <w:noProof/>
                <w:webHidden/>
              </w:rPr>
              <w:t>14</w:t>
            </w:r>
            <w:r w:rsidR="00C64A39">
              <w:rPr>
                <w:noProof/>
                <w:webHidden/>
              </w:rPr>
              <w:fldChar w:fldCharType="end"/>
            </w:r>
          </w:hyperlink>
        </w:p>
        <w:p w14:paraId="26F2EA3D" w14:textId="134440BA"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63" w:history="1">
            <w:r w:rsidR="00C64A39" w:rsidRPr="00EC275D">
              <w:rPr>
                <w:rStyle w:val="Hyperlink"/>
                <w:noProof/>
                <w:highlight w:val="white"/>
              </w:rPr>
              <w:t>Introduction</w:t>
            </w:r>
            <w:r w:rsidR="00C64A39">
              <w:rPr>
                <w:noProof/>
                <w:webHidden/>
              </w:rPr>
              <w:tab/>
            </w:r>
            <w:r w:rsidR="00C64A39">
              <w:rPr>
                <w:noProof/>
                <w:webHidden/>
              </w:rPr>
              <w:fldChar w:fldCharType="begin"/>
            </w:r>
            <w:r w:rsidR="00C64A39">
              <w:rPr>
                <w:noProof/>
                <w:webHidden/>
              </w:rPr>
              <w:instrText xml:space="preserve"> PAGEREF _Toc188447063 \h </w:instrText>
            </w:r>
            <w:r w:rsidR="00C64A39">
              <w:rPr>
                <w:noProof/>
                <w:webHidden/>
              </w:rPr>
            </w:r>
            <w:r w:rsidR="00C64A39">
              <w:rPr>
                <w:noProof/>
                <w:webHidden/>
              </w:rPr>
              <w:fldChar w:fldCharType="separate"/>
            </w:r>
            <w:r w:rsidR="00C64A39">
              <w:rPr>
                <w:noProof/>
                <w:webHidden/>
              </w:rPr>
              <w:t>14</w:t>
            </w:r>
            <w:r w:rsidR="00C64A39">
              <w:rPr>
                <w:noProof/>
                <w:webHidden/>
              </w:rPr>
              <w:fldChar w:fldCharType="end"/>
            </w:r>
          </w:hyperlink>
        </w:p>
        <w:p w14:paraId="5010EE3E" w14:textId="1D227F0C"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64" w:history="1">
            <w:r w:rsidR="00C64A39" w:rsidRPr="00EC275D">
              <w:rPr>
                <w:rStyle w:val="Hyperlink"/>
                <w:noProof/>
              </w:rPr>
              <w:t>3.1 Designing an Internet of Things (IoT) Sensor Network Monitoring System With an Emergency Response System For Underground Mines</w:t>
            </w:r>
            <w:r w:rsidR="00C64A39">
              <w:rPr>
                <w:noProof/>
                <w:webHidden/>
              </w:rPr>
              <w:tab/>
            </w:r>
            <w:r w:rsidR="00C64A39">
              <w:rPr>
                <w:noProof/>
                <w:webHidden/>
              </w:rPr>
              <w:fldChar w:fldCharType="begin"/>
            </w:r>
            <w:r w:rsidR="00C64A39">
              <w:rPr>
                <w:noProof/>
                <w:webHidden/>
              </w:rPr>
              <w:instrText xml:space="preserve"> PAGEREF _Toc188447064 \h </w:instrText>
            </w:r>
            <w:r w:rsidR="00C64A39">
              <w:rPr>
                <w:noProof/>
                <w:webHidden/>
              </w:rPr>
            </w:r>
            <w:r w:rsidR="00C64A39">
              <w:rPr>
                <w:noProof/>
                <w:webHidden/>
              </w:rPr>
              <w:fldChar w:fldCharType="separate"/>
            </w:r>
            <w:r w:rsidR="00C64A39">
              <w:rPr>
                <w:noProof/>
                <w:webHidden/>
              </w:rPr>
              <w:t>14</w:t>
            </w:r>
            <w:r w:rsidR="00C64A39">
              <w:rPr>
                <w:noProof/>
                <w:webHidden/>
              </w:rPr>
              <w:fldChar w:fldCharType="end"/>
            </w:r>
          </w:hyperlink>
        </w:p>
        <w:p w14:paraId="34909053" w14:textId="5B56F89C"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65" w:history="1">
            <w:r w:rsidR="00C64A39" w:rsidRPr="00EC275D">
              <w:rPr>
                <w:rStyle w:val="Hyperlink"/>
                <w:noProof/>
              </w:rPr>
              <w:t>3.2 Integrating Machine Learning Model To Improve Emergency Response System And Predict The Underground Mine Conditions</w:t>
            </w:r>
            <w:r w:rsidR="00C64A39">
              <w:rPr>
                <w:noProof/>
                <w:webHidden/>
              </w:rPr>
              <w:tab/>
            </w:r>
            <w:r w:rsidR="00C64A39">
              <w:rPr>
                <w:noProof/>
                <w:webHidden/>
              </w:rPr>
              <w:fldChar w:fldCharType="begin"/>
            </w:r>
            <w:r w:rsidR="00C64A39">
              <w:rPr>
                <w:noProof/>
                <w:webHidden/>
              </w:rPr>
              <w:instrText xml:space="preserve"> PAGEREF _Toc188447065 \h </w:instrText>
            </w:r>
            <w:r w:rsidR="00C64A39">
              <w:rPr>
                <w:noProof/>
                <w:webHidden/>
              </w:rPr>
            </w:r>
            <w:r w:rsidR="00C64A39">
              <w:rPr>
                <w:noProof/>
                <w:webHidden/>
              </w:rPr>
              <w:fldChar w:fldCharType="separate"/>
            </w:r>
            <w:r w:rsidR="00C64A39">
              <w:rPr>
                <w:noProof/>
                <w:webHidden/>
              </w:rPr>
              <w:t>15</w:t>
            </w:r>
            <w:r w:rsidR="00C64A39">
              <w:rPr>
                <w:noProof/>
                <w:webHidden/>
              </w:rPr>
              <w:fldChar w:fldCharType="end"/>
            </w:r>
          </w:hyperlink>
        </w:p>
        <w:p w14:paraId="28FD84CA" w14:textId="7A524234"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66" w:history="1">
            <w:r w:rsidR="00C64A39" w:rsidRPr="00EC275D">
              <w:rPr>
                <w:rStyle w:val="Hyperlink"/>
                <w:noProof/>
              </w:rPr>
              <w:t>3.3 Develop A Two-Way Emergency System To Enhance The Communication System During An Emergency.</w:t>
            </w:r>
            <w:r w:rsidR="00C64A39">
              <w:rPr>
                <w:noProof/>
                <w:webHidden/>
              </w:rPr>
              <w:tab/>
            </w:r>
            <w:r w:rsidR="00C64A39">
              <w:rPr>
                <w:noProof/>
                <w:webHidden/>
              </w:rPr>
              <w:fldChar w:fldCharType="begin"/>
            </w:r>
            <w:r w:rsidR="00C64A39">
              <w:rPr>
                <w:noProof/>
                <w:webHidden/>
              </w:rPr>
              <w:instrText xml:space="preserve"> PAGEREF _Toc188447066 \h </w:instrText>
            </w:r>
            <w:r w:rsidR="00C64A39">
              <w:rPr>
                <w:noProof/>
                <w:webHidden/>
              </w:rPr>
            </w:r>
            <w:r w:rsidR="00C64A39">
              <w:rPr>
                <w:noProof/>
                <w:webHidden/>
              </w:rPr>
              <w:fldChar w:fldCharType="separate"/>
            </w:r>
            <w:r w:rsidR="00C64A39">
              <w:rPr>
                <w:noProof/>
                <w:webHidden/>
              </w:rPr>
              <w:t>15</w:t>
            </w:r>
            <w:r w:rsidR="00C64A39">
              <w:rPr>
                <w:noProof/>
                <w:webHidden/>
              </w:rPr>
              <w:fldChar w:fldCharType="end"/>
            </w:r>
          </w:hyperlink>
        </w:p>
        <w:p w14:paraId="20DBFB8C" w14:textId="503622C0" w:rsidR="00C64A39" w:rsidRDefault="00315E39">
          <w:pPr>
            <w:pStyle w:val="TOC1"/>
            <w:tabs>
              <w:tab w:val="right" w:leader="dot" w:pos="9016"/>
            </w:tabs>
            <w:rPr>
              <w:rFonts w:asciiTheme="minorHAnsi" w:eastAsiaTheme="minorEastAsia" w:hAnsiTheme="minorHAnsi" w:cstheme="minorBidi"/>
              <w:noProof/>
              <w:kern w:val="2"/>
              <w14:ligatures w14:val="standardContextual"/>
            </w:rPr>
          </w:pPr>
          <w:hyperlink w:anchor="_Toc188447067" w:history="1">
            <w:r w:rsidR="00C64A39" w:rsidRPr="00EC275D">
              <w:rPr>
                <w:rStyle w:val="Hyperlink"/>
                <w:noProof/>
              </w:rPr>
              <w:t>CHAPTER FOUR: EXPECTED RESULTS, WORK PLAN AND BUDGET</w:t>
            </w:r>
            <w:r w:rsidR="00C64A39">
              <w:rPr>
                <w:noProof/>
                <w:webHidden/>
              </w:rPr>
              <w:tab/>
            </w:r>
            <w:r w:rsidR="00C64A39">
              <w:rPr>
                <w:noProof/>
                <w:webHidden/>
              </w:rPr>
              <w:fldChar w:fldCharType="begin"/>
            </w:r>
            <w:r w:rsidR="00C64A39">
              <w:rPr>
                <w:noProof/>
                <w:webHidden/>
              </w:rPr>
              <w:instrText xml:space="preserve"> PAGEREF _Toc188447067 \h </w:instrText>
            </w:r>
            <w:r w:rsidR="00C64A39">
              <w:rPr>
                <w:noProof/>
                <w:webHidden/>
              </w:rPr>
            </w:r>
            <w:r w:rsidR="00C64A39">
              <w:rPr>
                <w:noProof/>
                <w:webHidden/>
              </w:rPr>
              <w:fldChar w:fldCharType="separate"/>
            </w:r>
            <w:r w:rsidR="00C64A39">
              <w:rPr>
                <w:noProof/>
                <w:webHidden/>
              </w:rPr>
              <w:t>17</w:t>
            </w:r>
            <w:r w:rsidR="00C64A39">
              <w:rPr>
                <w:noProof/>
                <w:webHidden/>
              </w:rPr>
              <w:fldChar w:fldCharType="end"/>
            </w:r>
          </w:hyperlink>
        </w:p>
        <w:p w14:paraId="324DEC3F" w14:textId="5276C9E7" w:rsidR="00C64A39" w:rsidRDefault="00315E39">
          <w:pPr>
            <w:pStyle w:val="TOC2"/>
            <w:tabs>
              <w:tab w:val="right" w:leader="dot" w:pos="9016"/>
            </w:tabs>
            <w:rPr>
              <w:rFonts w:asciiTheme="minorHAnsi" w:eastAsiaTheme="minorEastAsia" w:hAnsiTheme="minorHAnsi" w:cstheme="minorBidi"/>
              <w:noProof/>
              <w:kern w:val="2"/>
              <w14:ligatures w14:val="standardContextual"/>
            </w:rPr>
          </w:pPr>
          <w:hyperlink w:anchor="_Toc188447068" w:history="1">
            <w:r w:rsidR="00C64A39" w:rsidRPr="00EC275D">
              <w:rPr>
                <w:rStyle w:val="Hyperlink"/>
                <w:noProof/>
              </w:rPr>
              <w:t>4.1 Expected Results</w:t>
            </w:r>
            <w:r w:rsidR="00C64A39">
              <w:rPr>
                <w:noProof/>
                <w:webHidden/>
              </w:rPr>
              <w:tab/>
            </w:r>
            <w:r w:rsidR="00C64A39">
              <w:rPr>
                <w:noProof/>
                <w:webHidden/>
              </w:rPr>
              <w:fldChar w:fldCharType="begin"/>
            </w:r>
            <w:r w:rsidR="00C64A39">
              <w:rPr>
                <w:noProof/>
                <w:webHidden/>
              </w:rPr>
              <w:instrText xml:space="preserve"> PAGEREF _Toc188447068 \h </w:instrText>
            </w:r>
            <w:r w:rsidR="00C64A39">
              <w:rPr>
                <w:noProof/>
                <w:webHidden/>
              </w:rPr>
            </w:r>
            <w:r w:rsidR="00C64A39">
              <w:rPr>
                <w:noProof/>
                <w:webHidden/>
              </w:rPr>
              <w:fldChar w:fldCharType="separate"/>
            </w:r>
            <w:r w:rsidR="00C64A39">
              <w:rPr>
                <w:noProof/>
                <w:webHidden/>
              </w:rPr>
              <w:t>17</w:t>
            </w:r>
            <w:r w:rsidR="00C64A39">
              <w:rPr>
                <w:noProof/>
                <w:webHidden/>
              </w:rPr>
              <w:fldChar w:fldCharType="end"/>
            </w:r>
          </w:hyperlink>
        </w:p>
        <w:p w14:paraId="726D042D" w14:textId="4280FC61" w:rsidR="00C64A39" w:rsidRDefault="00315E39">
          <w:pPr>
            <w:pStyle w:val="TOC3"/>
            <w:tabs>
              <w:tab w:val="right" w:leader="dot" w:pos="9016"/>
            </w:tabs>
            <w:rPr>
              <w:rFonts w:asciiTheme="minorHAnsi" w:eastAsiaTheme="minorEastAsia" w:hAnsiTheme="minorHAnsi" w:cstheme="minorBidi"/>
              <w:noProof/>
              <w:kern w:val="2"/>
              <w14:ligatures w14:val="standardContextual"/>
            </w:rPr>
          </w:pPr>
          <w:hyperlink w:anchor="_Toc188447069" w:history="1">
            <w:r w:rsidR="00C64A39" w:rsidRPr="00EC275D">
              <w:rPr>
                <w:rStyle w:val="Hyperlink"/>
                <w:noProof/>
              </w:rPr>
              <w:t>Table 3: Expected results</w:t>
            </w:r>
            <w:r w:rsidR="00C64A39">
              <w:rPr>
                <w:noProof/>
                <w:webHidden/>
              </w:rPr>
              <w:tab/>
            </w:r>
            <w:r w:rsidR="00C64A39">
              <w:rPr>
                <w:noProof/>
                <w:webHidden/>
              </w:rPr>
              <w:fldChar w:fldCharType="begin"/>
            </w:r>
            <w:r w:rsidR="00C64A39">
              <w:rPr>
                <w:noProof/>
                <w:webHidden/>
              </w:rPr>
              <w:instrText xml:space="preserve"> PAGEREF _Toc188447069 \h </w:instrText>
            </w:r>
            <w:r w:rsidR="00C64A39">
              <w:rPr>
                <w:noProof/>
                <w:webHidden/>
              </w:rPr>
            </w:r>
            <w:r w:rsidR="00C64A39">
              <w:rPr>
                <w:noProof/>
                <w:webHidden/>
              </w:rPr>
              <w:fldChar w:fldCharType="separate"/>
            </w:r>
            <w:r w:rsidR="00C64A39">
              <w:rPr>
                <w:noProof/>
                <w:webHidden/>
              </w:rPr>
              <w:t>17</w:t>
            </w:r>
            <w:r w:rsidR="00C64A39">
              <w:rPr>
                <w:noProof/>
                <w:webHidden/>
              </w:rPr>
              <w:fldChar w:fldCharType="end"/>
            </w:r>
          </w:hyperlink>
        </w:p>
        <w:p w14:paraId="5B4623A3" w14:textId="36BE625B" w:rsidR="00C64A39" w:rsidRDefault="00315E39">
          <w:pPr>
            <w:pStyle w:val="TOC1"/>
            <w:tabs>
              <w:tab w:val="right" w:leader="dot" w:pos="9016"/>
            </w:tabs>
            <w:rPr>
              <w:rFonts w:asciiTheme="minorHAnsi" w:eastAsiaTheme="minorEastAsia" w:hAnsiTheme="minorHAnsi" w:cstheme="minorBidi"/>
              <w:noProof/>
              <w:kern w:val="2"/>
              <w14:ligatures w14:val="standardContextual"/>
            </w:rPr>
          </w:pPr>
          <w:hyperlink w:anchor="_Toc188447070" w:history="1">
            <w:r w:rsidR="00C64A39" w:rsidRPr="00EC275D">
              <w:rPr>
                <w:rStyle w:val="Hyperlink"/>
                <w:noProof/>
              </w:rPr>
              <w:t>4.2 Proposed work-plan</w:t>
            </w:r>
            <w:r w:rsidR="00C64A39">
              <w:rPr>
                <w:noProof/>
                <w:webHidden/>
              </w:rPr>
              <w:tab/>
            </w:r>
            <w:r w:rsidR="00C64A39">
              <w:rPr>
                <w:noProof/>
                <w:webHidden/>
              </w:rPr>
              <w:fldChar w:fldCharType="begin"/>
            </w:r>
            <w:r w:rsidR="00C64A39">
              <w:rPr>
                <w:noProof/>
                <w:webHidden/>
              </w:rPr>
              <w:instrText xml:space="preserve"> PAGEREF _Toc188447070 \h </w:instrText>
            </w:r>
            <w:r w:rsidR="00C64A39">
              <w:rPr>
                <w:noProof/>
                <w:webHidden/>
              </w:rPr>
            </w:r>
            <w:r w:rsidR="00C64A39">
              <w:rPr>
                <w:noProof/>
                <w:webHidden/>
              </w:rPr>
              <w:fldChar w:fldCharType="separate"/>
            </w:r>
            <w:r w:rsidR="00C64A39">
              <w:rPr>
                <w:noProof/>
                <w:webHidden/>
              </w:rPr>
              <w:t>18</w:t>
            </w:r>
            <w:r w:rsidR="00C64A39">
              <w:rPr>
                <w:noProof/>
                <w:webHidden/>
              </w:rPr>
              <w:fldChar w:fldCharType="end"/>
            </w:r>
          </w:hyperlink>
        </w:p>
        <w:p w14:paraId="2CD216A2" w14:textId="1AEC3037" w:rsidR="00C64A39" w:rsidRDefault="00315E39">
          <w:pPr>
            <w:pStyle w:val="TOC1"/>
            <w:tabs>
              <w:tab w:val="right" w:leader="dot" w:pos="9016"/>
            </w:tabs>
            <w:rPr>
              <w:rFonts w:asciiTheme="minorHAnsi" w:eastAsiaTheme="minorEastAsia" w:hAnsiTheme="minorHAnsi" w:cstheme="minorBidi"/>
              <w:noProof/>
              <w:kern w:val="2"/>
              <w14:ligatures w14:val="standardContextual"/>
            </w:rPr>
          </w:pPr>
          <w:hyperlink w:anchor="_Toc188447071" w:history="1">
            <w:r w:rsidR="00C64A39" w:rsidRPr="00EC275D">
              <w:rPr>
                <w:rStyle w:val="Hyperlink"/>
                <w:noProof/>
              </w:rPr>
              <w:t>4.3: Propose budget</w:t>
            </w:r>
            <w:r w:rsidR="00C64A39">
              <w:rPr>
                <w:noProof/>
                <w:webHidden/>
              </w:rPr>
              <w:tab/>
            </w:r>
            <w:r w:rsidR="00C64A39">
              <w:rPr>
                <w:noProof/>
                <w:webHidden/>
              </w:rPr>
              <w:fldChar w:fldCharType="begin"/>
            </w:r>
            <w:r w:rsidR="00C64A39">
              <w:rPr>
                <w:noProof/>
                <w:webHidden/>
              </w:rPr>
              <w:instrText xml:space="preserve"> PAGEREF _Toc188447071 \h </w:instrText>
            </w:r>
            <w:r w:rsidR="00C64A39">
              <w:rPr>
                <w:noProof/>
                <w:webHidden/>
              </w:rPr>
            </w:r>
            <w:r w:rsidR="00C64A39">
              <w:rPr>
                <w:noProof/>
                <w:webHidden/>
              </w:rPr>
              <w:fldChar w:fldCharType="separate"/>
            </w:r>
            <w:r w:rsidR="00C64A39">
              <w:rPr>
                <w:noProof/>
                <w:webHidden/>
              </w:rPr>
              <w:t>20</w:t>
            </w:r>
            <w:r w:rsidR="00C64A39">
              <w:rPr>
                <w:noProof/>
                <w:webHidden/>
              </w:rPr>
              <w:fldChar w:fldCharType="end"/>
            </w:r>
          </w:hyperlink>
        </w:p>
        <w:p w14:paraId="12BB0658" w14:textId="38529B85" w:rsidR="00C64A39" w:rsidRDefault="00315E39">
          <w:pPr>
            <w:pStyle w:val="TOC1"/>
            <w:tabs>
              <w:tab w:val="right" w:leader="dot" w:pos="9016"/>
            </w:tabs>
            <w:rPr>
              <w:rFonts w:asciiTheme="minorHAnsi" w:eastAsiaTheme="minorEastAsia" w:hAnsiTheme="minorHAnsi" w:cstheme="minorBidi"/>
              <w:noProof/>
              <w:kern w:val="2"/>
              <w14:ligatures w14:val="standardContextual"/>
            </w:rPr>
          </w:pPr>
          <w:hyperlink w:anchor="_Toc188447072" w:history="1">
            <w:r w:rsidR="00C64A39" w:rsidRPr="00EC275D">
              <w:rPr>
                <w:rStyle w:val="Hyperlink"/>
                <w:noProof/>
              </w:rPr>
              <w:t>REFERENCES</w:t>
            </w:r>
            <w:r w:rsidR="00C64A39">
              <w:rPr>
                <w:noProof/>
                <w:webHidden/>
              </w:rPr>
              <w:tab/>
            </w:r>
            <w:r w:rsidR="00C64A39">
              <w:rPr>
                <w:noProof/>
                <w:webHidden/>
              </w:rPr>
              <w:fldChar w:fldCharType="begin"/>
            </w:r>
            <w:r w:rsidR="00C64A39">
              <w:rPr>
                <w:noProof/>
                <w:webHidden/>
              </w:rPr>
              <w:instrText xml:space="preserve"> PAGEREF _Toc188447072 \h </w:instrText>
            </w:r>
            <w:r w:rsidR="00C64A39">
              <w:rPr>
                <w:noProof/>
                <w:webHidden/>
              </w:rPr>
            </w:r>
            <w:r w:rsidR="00C64A39">
              <w:rPr>
                <w:noProof/>
                <w:webHidden/>
              </w:rPr>
              <w:fldChar w:fldCharType="separate"/>
            </w:r>
            <w:r w:rsidR="00C64A39">
              <w:rPr>
                <w:noProof/>
                <w:webHidden/>
              </w:rPr>
              <w:t>1</w:t>
            </w:r>
            <w:r w:rsidR="00C64A39">
              <w:rPr>
                <w:noProof/>
                <w:webHidden/>
              </w:rPr>
              <w:fldChar w:fldCharType="end"/>
            </w:r>
          </w:hyperlink>
        </w:p>
        <w:p w14:paraId="5239977B" w14:textId="6846FF65" w:rsidR="00ED411E" w:rsidRDefault="00ED411E">
          <w:r>
            <w:rPr>
              <w:b/>
              <w:bCs/>
              <w:noProof/>
            </w:rPr>
            <w:fldChar w:fldCharType="end"/>
          </w:r>
        </w:p>
      </w:sdtContent>
    </w:sdt>
    <w:p w14:paraId="5A83E968" w14:textId="2787F70F" w:rsidR="003D29E7" w:rsidRDefault="003D29E7" w:rsidP="003D29E7">
      <w:pPr>
        <w:spacing w:after="160"/>
      </w:pPr>
    </w:p>
    <w:p w14:paraId="261DC322" w14:textId="1CC4BB3B" w:rsidR="003D29E7" w:rsidRDefault="003D29E7" w:rsidP="003D29E7">
      <w:pPr>
        <w:spacing w:after="160"/>
      </w:pPr>
    </w:p>
    <w:p w14:paraId="424F76D6" w14:textId="13C4C335" w:rsidR="003D29E7" w:rsidRDefault="003D29E7" w:rsidP="003D29E7">
      <w:pPr>
        <w:spacing w:after="160"/>
      </w:pPr>
    </w:p>
    <w:p w14:paraId="7E8177AE" w14:textId="551807CA" w:rsidR="003D29E7" w:rsidRDefault="003D29E7" w:rsidP="003D29E7">
      <w:pPr>
        <w:spacing w:after="160"/>
      </w:pPr>
    </w:p>
    <w:p w14:paraId="15EFC08E" w14:textId="6C8385B3" w:rsidR="003D29E7" w:rsidRDefault="003D29E7" w:rsidP="003D29E7">
      <w:pPr>
        <w:spacing w:after="160"/>
      </w:pPr>
    </w:p>
    <w:p w14:paraId="0CAD1061" w14:textId="5353EB4D" w:rsidR="003D29E7" w:rsidRDefault="003D29E7" w:rsidP="003D29E7">
      <w:pPr>
        <w:spacing w:after="160"/>
      </w:pPr>
    </w:p>
    <w:p w14:paraId="3824CEEA" w14:textId="545CA052" w:rsidR="00202E93" w:rsidRDefault="00202E93"/>
    <w:p w14:paraId="7722A8DE" w14:textId="77777777" w:rsidR="00202E93" w:rsidRDefault="007C18A2">
      <w:r>
        <w:br w:type="page"/>
      </w:r>
    </w:p>
    <w:p w14:paraId="7D0A1858" w14:textId="2E5EA54C" w:rsidR="00B12DA6" w:rsidRPr="00B12DA6" w:rsidRDefault="00B12DA6" w:rsidP="00B12DA6">
      <w:pPr>
        <w:tabs>
          <w:tab w:val="left" w:pos="2130"/>
        </w:tabs>
        <w:sectPr w:rsidR="00B12DA6" w:rsidRPr="00B12DA6">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20" w:footer="720" w:gutter="0"/>
          <w:pgNumType w:start="1"/>
          <w:cols w:space="720"/>
          <w:titlePg/>
        </w:sectPr>
      </w:pPr>
    </w:p>
    <w:p w14:paraId="0754E87A" w14:textId="43E2D617" w:rsidR="00202E93" w:rsidRPr="00A76EDB" w:rsidRDefault="007C18A2" w:rsidP="00242BCB">
      <w:pPr>
        <w:pStyle w:val="Heading1"/>
      </w:pPr>
      <w:bookmarkStart w:id="12" w:name="_Toc184769069"/>
      <w:bookmarkStart w:id="13" w:name="_Toc188447046"/>
      <w:r w:rsidRPr="00A76EDB">
        <w:lastRenderedPageBreak/>
        <w:t>CHAPTER ONE: INTRODUCTION</w:t>
      </w:r>
      <w:bookmarkEnd w:id="12"/>
      <w:bookmarkEnd w:id="13"/>
    </w:p>
    <w:p w14:paraId="5F674824" w14:textId="77777777" w:rsidR="00202E93" w:rsidRPr="00A76EDB" w:rsidRDefault="007C18A2" w:rsidP="00242BCB">
      <w:pPr>
        <w:pStyle w:val="Heading2"/>
      </w:pPr>
      <w:bookmarkStart w:id="14" w:name="_Toc184769070"/>
      <w:bookmarkStart w:id="15" w:name="_Toc188447047"/>
      <w:r w:rsidRPr="00A76EDB">
        <w:t>1.0 Background Information</w:t>
      </w:r>
      <w:bookmarkEnd w:id="14"/>
      <w:bookmarkEnd w:id="15"/>
      <w:r w:rsidRPr="00A76EDB">
        <w:t xml:space="preserve"> </w:t>
      </w:r>
    </w:p>
    <w:p w14:paraId="18477348" w14:textId="537D1ED7" w:rsidR="00202E93" w:rsidRDefault="007C18A2">
      <w:r>
        <w:t xml:space="preserve">Underground mining is the extraction of valuable minerals such as gold, diamond, and tsavorite beneath the earth's surface </w:t>
      </w:r>
      <w:commentRangeStart w:id="16"/>
      <w:r>
        <w:t xml:space="preserve">to lower the cost of extraction, whereas surface mining is not viable. </w:t>
      </w:r>
      <w:commentRangeEnd w:id="16"/>
      <w:r w:rsidR="00AC5762">
        <w:rPr>
          <w:rStyle w:val="CommentReference"/>
        </w:rPr>
        <w:commentReference w:id="16"/>
      </w:r>
      <w:r>
        <w:t xml:space="preserve">Due to global economic growth, the constant demand for these valuable minerals has fueled the extractions to </w:t>
      </w:r>
      <w:r w:rsidRPr="000B7AA5">
        <w:rPr>
          <w:strike/>
          <w:rPrChange w:id="17" w:author="Clif Gekonde" w:date="2025-02-05T11:07:00Z">
            <w:rPr/>
          </w:rPrChange>
        </w:rPr>
        <w:t>d</w:t>
      </w:r>
      <w:r w:rsidR="00E94AF1" w:rsidRPr="000B7AA5">
        <w:rPr>
          <w:strike/>
          <w:rPrChange w:id="18" w:author="Clif Gekonde" w:date="2025-02-05T11:07:00Z">
            <w:rPr/>
          </w:rPrChange>
        </w:rPr>
        <w:t xml:space="preserve">ig </w:t>
      </w:r>
      <w:r w:rsidRPr="000B7AA5">
        <w:rPr>
          <w:strike/>
          <w:rPrChange w:id="19" w:author="Clif Gekonde" w:date="2025-02-05T11:07:00Z">
            <w:rPr/>
          </w:rPrChange>
        </w:rPr>
        <w:t>deeper</w:t>
      </w:r>
      <w:ins w:id="20" w:author="Clif Gekonde" w:date="2025-02-05T11:07:00Z">
        <w:r w:rsidR="000B7AA5">
          <w:t xml:space="preserve"> </w:t>
        </w:r>
        <w:proofErr w:type="spellStart"/>
        <w:r w:rsidR="000B7AA5">
          <w:t>deeper</w:t>
        </w:r>
        <w:proofErr w:type="spellEnd"/>
        <w:r w:rsidR="000B7AA5">
          <w:t xml:space="preserve"> levels</w:t>
        </w:r>
      </w:ins>
      <w:r>
        <w:t xml:space="preserve">. As the underground miners </w:t>
      </w:r>
      <w:r w:rsidR="003A46B2">
        <w:t xml:space="preserve">extracted </w:t>
      </w:r>
      <w:r w:rsidR="00E94AF1">
        <w:t>minerals</w:t>
      </w:r>
      <w:r w:rsidR="002D1EE6">
        <w:t xml:space="preserve"> more profoundly, the working conditions in the mines became harsher and more </w:t>
      </w:r>
      <w:r>
        <w:t>confined. This has intensified health and fatal challenges to underground miners due to the accumulation of toxic gases, poor air quality, and extreme environmental challenges like fluctuating temperature and humidity</w:t>
      </w:r>
      <w:sdt>
        <w:sdtPr>
          <w:rPr>
            <w:color w:val="000000"/>
          </w:rPr>
          <w:tag w:val="MENDELEY_CITATION_v3_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"/>
          <w:id w:val="669682410"/>
          <w:placeholder>
            <w:docPart w:val="DefaultPlaceholder_-1854013440"/>
          </w:placeholder>
        </w:sdtPr>
        <w:sdtContent>
          <w:r w:rsidR="001D69DE" w:rsidRPr="001D69DE">
            <w:rPr>
              <w:color w:val="000000"/>
            </w:rPr>
            <w:t>(Liu et al., 2024; Wagner, 2019)</w:t>
          </w:r>
        </w:sdtContent>
      </w:sdt>
      <w:r>
        <w:t xml:space="preserve"> .</w:t>
      </w:r>
    </w:p>
    <w:p w14:paraId="081E61B5" w14:textId="5BCB9EEC" w:rsidR="00202E93" w:rsidRDefault="007C18A2">
      <w:r>
        <w:t xml:space="preserve">In the United States, underground mining has recorded several fatality rates. For instance, from the 1990s to 2007, approximately 1601 cases of mine fires were reported. In </w:t>
      </w:r>
      <w:r w:rsidR="000A35DA">
        <w:t>Punja, Pakistan</w:t>
      </w:r>
      <w:r>
        <w:t>, it was reported b</w:t>
      </w:r>
      <w:r w:rsidR="008550F5">
        <w:t>y the Directory of Mines</w:t>
      </w:r>
      <w:r>
        <w:t xml:space="preserve"> that a higher number of </w:t>
      </w:r>
      <w:r w:rsidR="00F74E33">
        <w:t xml:space="preserve">roughly </w:t>
      </w:r>
      <w:r>
        <w:t>38% of underground mine accidents were due to gas accumulations</w:t>
      </w:r>
      <w:r w:rsidR="008550F5">
        <w:t>.</w:t>
      </w:r>
      <w:r>
        <w:t xml:space="preserve"> </w:t>
      </w:r>
      <w:r w:rsidR="008550F5" w:rsidRPr="000B7AA5">
        <w:rPr>
          <w:strike/>
          <w:rPrChange w:id="21" w:author="Clif Gekonde" w:date="2025-02-05T11:10:00Z">
            <w:rPr/>
          </w:rPrChange>
        </w:rPr>
        <w:t>It is estimated that the</w:t>
      </w:r>
      <w:r w:rsidR="008550F5">
        <w:t xml:space="preserve"> </w:t>
      </w:r>
      <w:del w:id="22" w:author="Clif Gekonde" w:date="2025-02-05T11:10:00Z">
        <w:r w:rsidR="008550F5" w:rsidDel="000B7AA5">
          <w:delText xml:space="preserve">blasting </w:delText>
        </w:r>
      </w:del>
      <w:ins w:id="23" w:author="Clif Gekonde" w:date="2025-02-05T11:10:00Z">
        <w:r w:rsidR="000B7AA5">
          <w:t>B</w:t>
        </w:r>
        <w:r w:rsidR="000B7AA5">
          <w:t xml:space="preserve">lasting </w:t>
        </w:r>
      </w:ins>
      <w:r w:rsidR="008550F5" w:rsidRPr="000B7AA5">
        <w:t xml:space="preserve">involves </w:t>
      </w:r>
      <w:ins w:id="24" w:author="Clif Gekonde" w:date="2025-02-05T11:11:00Z">
        <w:r w:rsidR="000B7AA5">
          <w:t xml:space="preserve">releasing </w:t>
        </w:r>
      </w:ins>
      <w:r w:rsidR="008550F5">
        <w:t xml:space="preserve">carbon dioxide or methane gases, which account for approximately 33.8% of the casualties in the underground mines. Even though the methane gas released from the underground mines has a flammable range of </w:t>
      </w:r>
      <w:r w:rsidR="00C9631C">
        <w:t xml:space="preserve">roughly </w:t>
      </w:r>
      <w:r w:rsidR="008550F5">
        <w:t xml:space="preserve">5-15%, a low amount of the methane gas can result </w:t>
      </w:r>
      <w:r w:rsidR="00B94830">
        <w:t xml:space="preserve">in </w:t>
      </w:r>
      <w:r w:rsidR="008550F5">
        <w:t>serious harm to the underground miners</w:t>
      </w:r>
      <w:sdt>
        <w:sdtPr>
          <w:rPr>
            <w:color w:val="000000"/>
          </w:rPr>
          <w:tag w:val="MENDELEY_CITATION_v3_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"/>
          <w:id w:val="182949499"/>
          <w:placeholder>
            <w:docPart w:val="DefaultPlaceholder_-1854013440"/>
          </w:placeholder>
        </w:sdtPr>
        <w:sdtContent>
          <w:r w:rsidR="001D69DE" w:rsidRPr="001D69DE">
            <w:rPr>
              <w:color w:val="000000"/>
            </w:rPr>
            <w:t>(</w:t>
          </w:r>
          <w:proofErr w:type="spellStart"/>
          <w:r w:rsidR="001D69DE" w:rsidRPr="001D69DE">
            <w:rPr>
              <w:color w:val="000000"/>
            </w:rPr>
            <w:t>Matloob</w:t>
          </w:r>
          <w:proofErr w:type="spellEnd"/>
          <w:r w:rsidR="001D69DE" w:rsidRPr="001D69DE">
            <w:rPr>
              <w:color w:val="000000"/>
            </w:rPr>
            <w:t xml:space="preserve"> et al., 2024)</w:t>
          </w:r>
        </w:sdtContent>
      </w:sdt>
      <w:r w:rsidR="008550F5">
        <w:t>.</w:t>
      </w:r>
      <w:r w:rsidR="00C042FB">
        <w:t xml:space="preserve"> </w:t>
      </w:r>
    </w:p>
    <w:p w14:paraId="49B06DE0" w14:textId="1EAA8D22" w:rsidR="00505F66" w:rsidRDefault="007C18A2">
      <w:r>
        <w:t xml:space="preserve">In Africa, underground mining has also contributed to health and fatal issues. For instance, South Africa reported over 300 coal mine explosions, with over 600 mine injuries and over 1037 deaths in the period from 1981 to 2007. In </w:t>
      </w:r>
      <w:r w:rsidR="009D4B0D">
        <w:t>addition, Anglo</w:t>
      </w:r>
      <w:r>
        <w:t xml:space="preserve">-Gold Ashanti Mine Company </w:t>
      </w:r>
      <w:r w:rsidR="000A35DA">
        <w:t>in 2011</w:t>
      </w:r>
      <w:r>
        <w:t xml:space="preserve"> recorded a case of death of an underground miner. The employee's records indicated that the worker contracted chronic obstructive airways and tuberculosis due to exposure to the mine's dust</w:t>
      </w:r>
      <w:sdt>
        <w:sdtPr>
          <w:rPr>
            <w:color w:val="000000"/>
          </w:rPr>
          <w:tag w:val="MENDELEY_CITATION_v3_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"/>
          <w:id w:val="387997963"/>
          <w:placeholder>
            <w:docPart w:val="DefaultPlaceholder_-1854013440"/>
          </w:placeholder>
        </w:sdtPr>
        <w:sdtContent>
          <w:r w:rsidR="001D69DE" w:rsidRPr="001D69DE">
            <w:rPr>
              <w:color w:val="000000"/>
            </w:rPr>
            <w:t>(Raheem, 2011)</w:t>
          </w:r>
        </w:sdtContent>
      </w:sdt>
      <w:r>
        <w:t>.</w:t>
      </w:r>
    </w:p>
    <w:p w14:paraId="0FDA87A6" w14:textId="525237E2" w:rsidR="00202E93" w:rsidRDefault="007C18A2">
      <w:r>
        <w:t xml:space="preserve">In East Africa, especially Kenya, there is limited published evidence on the statistics of underground mines' health and fatal issues. However, like other mines, </w:t>
      </w:r>
      <w:proofErr w:type="spellStart"/>
      <w:r w:rsidRPr="000B7AA5">
        <w:rPr>
          <w:strike/>
          <w:rPrChange w:id="25" w:author="Clif Gekonde" w:date="2025-02-05T11:09:00Z">
            <w:rPr/>
          </w:rPrChange>
        </w:rPr>
        <w:t>U</w:t>
      </w:r>
      <w:ins w:id="26" w:author="Clif Gekonde" w:date="2025-02-05T11:09:00Z">
        <w:r w:rsidR="000B7AA5">
          <w:t>u</w:t>
        </w:r>
      </w:ins>
      <w:r>
        <w:t>nderground</w:t>
      </w:r>
      <w:proofErr w:type="spellEnd"/>
      <w:r>
        <w:t xml:space="preserve"> mines in Kenya are exposed to underground challenges, such as poor air quality, accumulation of toxic gases, and temperature and humidity fluctuations. Accumulating toxic gases differs from mine to mine based on geological conditions and the type of explosives used. For instance, gold miners commonly suffer from silicosis, a disease caused by inhalation of silica dust from quartz. The effects of the inhalation of silica dust can be felt after 5-10 years of heavy </w:t>
      </w:r>
      <w:commentRangeStart w:id="27"/>
      <w:r>
        <w:t>exposure</w:t>
      </w:r>
      <w:commentRangeEnd w:id="27"/>
      <w:r w:rsidR="00DF4AAA">
        <w:rPr>
          <w:rStyle w:val="CommentReference"/>
        </w:rPr>
        <w:commentReference w:id="27"/>
      </w:r>
      <w:r>
        <w:t xml:space="preserve">. </w:t>
      </w:r>
      <w:r>
        <w:lastRenderedPageBreak/>
        <w:t xml:space="preserve">After 5-10 years, the affected miners may develop difficulties in breathing, which may lead to death </w:t>
      </w:r>
      <w:sdt>
        <w:sdtPr>
          <w:rPr>
            <w:color w:val="000000"/>
          </w:rPr>
          <w:tag w:val="MENDELEY_CITATION_v3_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"/>
          <w:id w:val="-640498400"/>
          <w:placeholder>
            <w:docPart w:val="DefaultPlaceholder_-1854013440"/>
          </w:placeholder>
        </w:sdtPr>
        <w:sdtContent>
          <w:r w:rsidR="001D69DE" w:rsidRPr="001D69DE">
            <w:rPr>
              <w:color w:val="000000"/>
            </w:rPr>
            <w:t>(Ogola et al., 2002)</w:t>
          </w:r>
        </w:sdtContent>
      </w:sdt>
      <w:r>
        <w:t xml:space="preserve">. </w:t>
      </w:r>
    </w:p>
    <w:p w14:paraId="4D92B170" w14:textId="4BA2D203" w:rsidR="00202E93" w:rsidRDefault="007C18A2">
      <w:r>
        <w:t xml:space="preserve">The rapid growth of technology has provided solutions to the above problems experienced by underground miners. This has been achieved by implementing the Internet of Things and machine learning. The Internet of Things concept has been used to monitor the underground working environment. For instance, </w:t>
      </w:r>
      <w:proofErr w:type="spellStart"/>
      <w:r>
        <w:t>Shangwan</w:t>
      </w:r>
      <w:proofErr w:type="spellEnd"/>
      <w:r>
        <w:t xml:space="preserve"> Coal Mine, </w:t>
      </w:r>
      <w:proofErr w:type="spellStart"/>
      <w:r>
        <w:t>Erdos</w:t>
      </w:r>
      <w:proofErr w:type="spellEnd"/>
      <w:r>
        <w:t xml:space="preserve">, in China, has implemented a robust, innovative system by upgrading its previously developed cable environmental monitoring system to a wireless sensor node. This system includes environmental monitoring and can carry out periodic inspections and interruptions. </w:t>
      </w:r>
      <w:commentRangeStart w:id="28"/>
      <w:r>
        <w:t xml:space="preserve">Machine learning models </w:t>
      </w:r>
      <w:commentRangeEnd w:id="28"/>
      <w:r w:rsidR="007F312A">
        <w:rPr>
          <w:rStyle w:val="CommentReference"/>
        </w:rPr>
        <w:commentReference w:id="28"/>
      </w:r>
      <w:r>
        <w:t>have been used to take inputs to train various models that produce a desirable outcome</w:t>
      </w:r>
      <w:sdt>
        <w:sdtPr>
          <w:rPr>
            <w:color w:val="000000"/>
          </w:rPr>
          <w:tag w:val="MENDELEY_CITATION_v3_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"/>
          <w:id w:val="1548798679"/>
          <w:placeholder>
            <w:docPart w:val="DefaultPlaceholder_-1854013440"/>
          </w:placeholder>
        </w:sdtPr>
        <w:sdtContent>
          <w:r w:rsidR="001D69DE" w:rsidRPr="001D69DE">
            <w:rPr>
              <w:color w:val="000000"/>
            </w:rPr>
            <w:t>(Kim et al., 2020; Morgenroth et al., 2019; Zhang et al., 2014)</w:t>
          </w:r>
        </w:sdtContent>
      </w:sdt>
      <w:r>
        <w:t xml:space="preserve"> .</w:t>
      </w:r>
    </w:p>
    <w:p w14:paraId="1EE1DEAF" w14:textId="65ADCAB6" w:rsidR="00202E93" w:rsidRDefault="007C18A2">
      <w:r>
        <w:t xml:space="preserve">This research focuses on developing a </w:t>
      </w:r>
      <w:r w:rsidR="00785A53">
        <w:t>hybrid underground</w:t>
      </w:r>
      <w:r>
        <w:t xml:space="preserve"> monitoring system in the mining sector.</w:t>
      </w:r>
      <w:r w:rsidR="007E3E16">
        <w:t xml:space="preserve"> The research will address</w:t>
      </w:r>
      <w:r w:rsidR="007E3E16" w:rsidRPr="007E3E16">
        <w:t xml:space="preserve"> common problems </w:t>
      </w:r>
      <w:r w:rsidR="007E3E16">
        <w:t>underground miners face</w:t>
      </w:r>
      <w:r w:rsidR="007E3E16" w:rsidRPr="007E3E16">
        <w:t>, such as fluctuating environmental conditions, poor air quality, and the limited visibility of near real-time data on the accumulated toxic and hazardous particles</w:t>
      </w:r>
      <w:r w:rsidR="007E3E16">
        <w:t xml:space="preserve">. These problems are due to gases </w:t>
      </w:r>
      <w:r w:rsidR="00785C5E">
        <w:t xml:space="preserve">and fumes </w:t>
      </w:r>
      <w:r w:rsidR="007E3E16">
        <w:t xml:space="preserve">released through </w:t>
      </w:r>
      <w:r w:rsidR="00AB2450">
        <w:t xml:space="preserve">blasting </w:t>
      </w:r>
      <w:r w:rsidR="00785C5E">
        <w:t xml:space="preserve">and </w:t>
      </w:r>
      <w:r w:rsidR="00AB2450">
        <w:t>heavy machines such as drilling machines such as carbon monoxide, carbon dioxide, and particulate matter</w:t>
      </w:r>
      <w:ins w:id="29" w:author="Clif Gekonde" w:date="2025-02-05T11:21:00Z">
        <w:r w:rsidR="007F312A">
          <w:t xml:space="preserve"> </w:t>
        </w:r>
      </w:ins>
      <w:sdt>
        <w:sdtPr>
          <w:rPr>
            <w:color w:val="000000"/>
          </w:rPr>
          <w:tag w:val="MENDELEY_CITATION_v3_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"/>
          <w:id w:val="849138546"/>
          <w:placeholder>
            <w:docPart w:val="DefaultPlaceholder_-1854013440"/>
          </w:placeholder>
        </w:sdtPr>
        <w:sdtContent>
          <w:r w:rsidR="001D69DE" w:rsidRPr="001D69DE">
            <w:rPr>
              <w:color w:val="000000"/>
            </w:rPr>
            <w:t>(Parra, 2021)</w:t>
          </w:r>
        </w:sdtContent>
      </w:sdt>
      <w:r w:rsidR="00AB2450">
        <w:t>.</w:t>
      </w:r>
      <w:r w:rsidR="007E3E16">
        <w:t xml:space="preserve"> The current traditional system used to monitor</w:t>
      </w:r>
      <w:r w:rsidR="007E3E16" w:rsidRPr="007E3E16">
        <w:t xml:space="preserve"> the underground mines </w:t>
      </w:r>
      <w:r w:rsidR="000D143B">
        <w:t>heavily relies</w:t>
      </w:r>
      <w:r w:rsidR="007E3E16" w:rsidRPr="007E3E16">
        <w:t xml:space="preserve"> on</w:t>
      </w:r>
      <w:r w:rsidR="000D143B">
        <w:t xml:space="preserve"> </w:t>
      </w:r>
      <w:r w:rsidR="007E3E16" w:rsidRPr="007E3E16">
        <w:t xml:space="preserve">manual checks or </w:t>
      </w:r>
      <w:r w:rsidR="000D143B">
        <w:t xml:space="preserve">fully </w:t>
      </w:r>
      <w:r w:rsidR="007E3E16" w:rsidRPr="007E3E16">
        <w:t xml:space="preserve">wired setup systems, which </w:t>
      </w:r>
      <w:r w:rsidR="000D143B">
        <w:t>need</w:t>
      </w:r>
      <w:r w:rsidR="000D143B" w:rsidRPr="007E3E16">
        <w:t xml:space="preserve"> </w:t>
      </w:r>
      <w:r w:rsidR="007E3E16" w:rsidRPr="007E3E16">
        <w:t>to be more sustainable</w:t>
      </w:r>
      <w:r w:rsidR="000D143B">
        <w:t xml:space="preserve"> </w:t>
      </w:r>
      <w:r w:rsidR="007E3E16" w:rsidRPr="007E3E16">
        <w:t>and reliable.</w:t>
      </w:r>
      <w:r w:rsidR="000D143B">
        <w:t xml:space="preserve"> </w:t>
      </w:r>
      <w:r>
        <w:t>Th</w:t>
      </w:r>
      <w:r w:rsidR="000D143B">
        <w:t>e proposed system</w:t>
      </w:r>
      <w:r>
        <w:t xml:space="preserve"> will integrate MQ7, MQ135, DHT11, and SDS001 sensors, </w:t>
      </w:r>
      <w:r w:rsidR="00B01F33">
        <w:t>a microcontroller (Arduino Uno) Zigbee modules, a media converter,</w:t>
      </w:r>
      <w:r w:rsidR="00E37873">
        <w:t xml:space="preserve"> optical fiber, </w:t>
      </w:r>
      <w:r w:rsidR="00B01F33">
        <w:t xml:space="preserve">Raspberry Pi4, and a </w:t>
      </w:r>
      <w:r w:rsidR="00785A53">
        <w:t xml:space="preserve">machine learning model </w:t>
      </w:r>
      <w:r>
        <w:t>to monitor, report, and predict near real-time underground environment parameters such as particulate matter, gas concentrations, temperature, and humidity</w:t>
      </w:r>
      <w:r w:rsidR="0081114E">
        <w:t xml:space="preserve"> The system will also use IP phones and switches to enhance a two-way emergency communication system that will enhance the communication system</w:t>
      </w:r>
      <w:r>
        <w:t xml:space="preserve">. </w:t>
      </w:r>
      <w:r w:rsidR="000D143B">
        <w:t>Leveraging</w:t>
      </w:r>
      <w:r>
        <w:t xml:space="preserve"> IoT</w:t>
      </w:r>
      <w:r w:rsidR="0081114E">
        <w:t>, two-way communication systems,</w:t>
      </w:r>
      <w:r>
        <w:t xml:space="preserve"> and machine learning solutions, the project will improve underground safety protocols, lower operational protocols</w:t>
      </w:r>
      <w:r w:rsidR="002D1EE6">
        <w:t>,</w:t>
      </w:r>
      <w:r>
        <w:t xml:space="preserve"> and enhance near real-time monitoring systems.</w:t>
      </w:r>
    </w:p>
    <w:p w14:paraId="5A2897FE" w14:textId="65FD71EA" w:rsidR="00202E93" w:rsidRDefault="007C18A2">
      <w:r>
        <w:t xml:space="preserve">The successful execution of this </w:t>
      </w:r>
      <w:r w:rsidR="00605B9A">
        <w:t xml:space="preserve">research </w:t>
      </w:r>
      <w:r w:rsidR="000D143B">
        <w:t xml:space="preserve">proposal will </w:t>
      </w:r>
      <w:r>
        <w:t xml:space="preserve">rely on the practical implementation of the Internet of Things through data collection from different sensors and the transfer of the data from the sensors to the base stations via the </w:t>
      </w:r>
      <w:proofErr w:type="spellStart"/>
      <w:r>
        <w:t>Xbee</w:t>
      </w:r>
      <w:proofErr w:type="spellEnd"/>
      <w:r>
        <w:t xml:space="preserve"> modules. The Raspberry Pi4 will analyze the data and give an immediate response to the local miners. The </w:t>
      </w:r>
      <w:r w:rsidR="002D1EE6">
        <w:t>base station data will be further</w:t>
      </w:r>
      <w:r>
        <w:t xml:space="preserve"> </w:t>
      </w:r>
      <w:r>
        <w:lastRenderedPageBreak/>
        <w:t>predicted through machine learning algorithms, and the information will be available to the expert for further planning.</w:t>
      </w:r>
    </w:p>
    <w:p w14:paraId="18CB29CA" w14:textId="13086320" w:rsidR="00202E93" w:rsidRDefault="007C18A2">
      <w:r>
        <w:t>The importance of this project to industrial practice and knowledge advancement is that the system will demonstrate how IoT technologies such as sensors, Arduino, Zigbee modules</w:t>
      </w:r>
      <w:r w:rsidR="002D1EE6">
        <w:t>,</w:t>
      </w:r>
      <w:r>
        <w:t xml:space="preserve"> and Raspberry Pi can be innovatively applied to the real world to solve various problems in the mining sector. This will set a precedent for further integrating technologies in the mining industry. The project will also help </w:t>
      </w:r>
      <w:r w:rsidR="0087041E">
        <w:t>multiple</w:t>
      </w:r>
      <w:r>
        <w:t xml:space="preserve"> mining companies comply with environmental compliance standards by accurately monitoring PM 10 and PM 2.5 particles. This will lower the ecological impact. Finally, the system will help collect near real-time information </w:t>
      </w:r>
      <w:r w:rsidR="002D1EE6">
        <w:t>to</w:t>
      </w:r>
      <w:r>
        <w:t xml:space="preserve"> ensure immediate response to toxic and hazardous conditions, safeguarding miners' health and lives. The application of machine learning will inform experts on the proper planning and strategies for managing the underground environment. The outcome of this project may revolutionize artisanal and small-scale mining practices by developing more innovative, safer</w:t>
      </w:r>
      <w:r w:rsidR="002D1EE6">
        <w:t>,</w:t>
      </w:r>
      <w:r>
        <w:t xml:space="preserve"> and more efficient operational frameworks for underground miners.</w:t>
      </w:r>
    </w:p>
    <w:p w14:paraId="450EDBFC" w14:textId="77777777" w:rsidR="00202E93" w:rsidRDefault="007C18A2" w:rsidP="00ED411E">
      <w:pPr>
        <w:pStyle w:val="Heading2"/>
      </w:pPr>
      <w:bookmarkStart w:id="30" w:name="_Toc188447048"/>
      <w:r>
        <w:t>1.2 Problem Statement</w:t>
      </w:r>
      <w:bookmarkEnd w:id="30"/>
    </w:p>
    <w:p w14:paraId="661A35D3" w14:textId="2ABF2B33" w:rsidR="00202E93" w:rsidRDefault="007C18A2">
      <w:r>
        <w:t>Underground mining, mainly artisanal and small-scale miners (ASM), experiences critical challenges related to health and safety. This is because underground miners from the ASM are usually exposed to toxic and hazardous gases, fluctuating temperature and humidity, and particulate matter from blasting, drilling</w:t>
      </w:r>
      <w:r w:rsidR="002D1EE6">
        <w:t>,</w:t>
      </w:r>
      <w:r>
        <w:t xml:space="preserve"> and machines used in underground mines. However, these artisanal and small-scale miners operate outside the formal safety frameworks, especially from Kenya. They usually rely on sensory detections, such as smell, touch, and vision, to identify these hazardous and toxic gases and particulate matter levels. The methods used by these miners are unreliable and highly expose them to chronic health risks such as respiratory illness and black lung diseases, which are caused by prolonged exposure to carbon monoxide, carbon dioxide</w:t>
      </w:r>
      <w:ins w:id="31" w:author="Clif Gekonde" w:date="2025-02-05T11:31:00Z">
        <w:r w:rsidR="00DF4AAA">
          <w:t>,</w:t>
        </w:r>
      </w:ins>
      <w:r>
        <w:t xml:space="preserve"> </w:t>
      </w:r>
      <w:commentRangeStart w:id="32"/>
      <w:r>
        <w:t>PM2.5, and PM10</w:t>
      </w:r>
      <w:commentRangeEnd w:id="32"/>
      <w:r w:rsidR="00DF4AAA">
        <w:rPr>
          <w:rStyle w:val="CommentReference"/>
        </w:rPr>
        <w:commentReference w:id="32"/>
      </w:r>
      <w:r>
        <w:t xml:space="preserve"> particles.</w:t>
      </w:r>
    </w:p>
    <w:p w14:paraId="1769AD70" w14:textId="77777777" w:rsidR="00A76EDB" w:rsidRDefault="007C18A2" w:rsidP="00A76EDB">
      <w:r>
        <w:t xml:space="preserve">The lack of near real-time data monitoring and the </w:t>
      </w:r>
      <w:r w:rsidR="004E6861">
        <w:t>need for</w:t>
      </w:r>
      <w:r>
        <w:t xml:space="preserve"> advanced adoption of predictive analytics in underground mines to forecast hazardous conditions has exacerbated the risks. For instance, when the accumulations of toxic and hazardous gases have exceeded the safety thresholds, the absence of prompt and accurate alerts to underground miners can result in professional injuries and fatalities. However, the lack of machine learning models in the underground mines has limited the ability to analyze the historical data for various patterns, </w:t>
      </w:r>
      <w:r>
        <w:lastRenderedPageBreak/>
        <w:t>predict environmental challenges in the underground mines</w:t>
      </w:r>
      <w:r w:rsidR="002D1EE6">
        <w:t>,</w:t>
      </w:r>
      <w:r>
        <w:t xml:space="preserve"> and implement proactive safety measures. The gap in machine learning technology has prevented effective management of the underground environment and exposed various miners to preventable health risks. This research thesis will address poor underground monitoring systems and machine learning predictions of the underground environment by leveraging IoT and machine learning technologies.  </w:t>
      </w:r>
      <w:bookmarkStart w:id="33" w:name="_Toc184769071"/>
    </w:p>
    <w:p w14:paraId="4C986104" w14:textId="5CCBF458" w:rsidR="00202E93" w:rsidRDefault="007C18A2" w:rsidP="00ED411E">
      <w:pPr>
        <w:pStyle w:val="Heading2"/>
      </w:pPr>
      <w:bookmarkStart w:id="34" w:name="_Toc188447049"/>
      <w:r>
        <w:t>1.3 Research Justification</w:t>
      </w:r>
      <w:bookmarkEnd w:id="33"/>
      <w:bookmarkEnd w:id="34"/>
    </w:p>
    <w:p w14:paraId="0CCEAEDF" w14:textId="6E6AAD63" w:rsidR="00202E93" w:rsidRDefault="007C18A2">
      <w:r>
        <w:t xml:space="preserve">Mine safety and enhanced communication in underground mines should be </w:t>
      </w:r>
      <w:r w:rsidR="002D1EE6">
        <w:t>prioritized</w:t>
      </w:r>
      <w:r>
        <w:t xml:space="preserve">. </w:t>
      </w:r>
      <w:r w:rsidRPr="00304E49">
        <w:t>These issues may be addressed using emerging technologies</w:t>
      </w:r>
      <w:r w:rsidR="002D1EE6" w:rsidRPr="00304E49">
        <w:t>,</w:t>
      </w:r>
      <w:r w:rsidRPr="00304E49">
        <w:t xml:space="preserve"> including the </w:t>
      </w:r>
      <w:r w:rsidRPr="00304E49">
        <w:rPr>
          <w:color w:val="000000"/>
        </w:rPr>
        <w:t>Internet of Things (IoT), artificial intelligence (AI), and Machine Learning (ML).</w:t>
      </w:r>
      <w:r>
        <w:rPr>
          <w:color w:val="000000"/>
        </w:rPr>
        <w:t xml:space="preserve"> These technologies may become handy in monitoring near real-time and predicting the mine environment</w:t>
      </w:r>
      <w:r w:rsidR="002D1EE6">
        <w:rPr>
          <w:color w:val="000000"/>
        </w:rPr>
        <w:t>,</w:t>
      </w:r>
      <w:r>
        <w:rPr>
          <w:color w:val="000000"/>
        </w:rPr>
        <w:t xml:space="preserve"> such as air quality in underground mines.</w:t>
      </w:r>
      <w:r>
        <w:t xml:space="preserve"> </w:t>
      </w:r>
      <w:r>
        <w:rPr>
          <w:color w:val="000000"/>
        </w:rPr>
        <w:t xml:space="preserve">The challenges experienced in the underground </w:t>
      </w:r>
      <w:r w:rsidR="00734117">
        <w:rPr>
          <w:color w:val="000000"/>
        </w:rPr>
        <w:t xml:space="preserve">mines include inhaling toxic gases such as carbon </w:t>
      </w:r>
      <w:r w:rsidR="00401B7E">
        <w:rPr>
          <w:color w:val="000000"/>
        </w:rPr>
        <w:t>monoxide, carbon</w:t>
      </w:r>
      <w:r w:rsidR="00734117">
        <w:rPr>
          <w:color w:val="000000"/>
        </w:rPr>
        <w:t xml:space="preserve"> dioxide,</w:t>
      </w:r>
      <w:r w:rsidR="00401B7E">
        <w:rPr>
          <w:color w:val="000000"/>
        </w:rPr>
        <w:t xml:space="preserve"> and </w:t>
      </w:r>
      <w:r w:rsidR="00734117">
        <w:rPr>
          <w:color w:val="000000"/>
        </w:rPr>
        <w:t xml:space="preserve">particulate matter from the blasting, </w:t>
      </w:r>
      <w:r w:rsidR="00401B7E">
        <w:rPr>
          <w:color w:val="000000"/>
        </w:rPr>
        <w:t xml:space="preserve">geological strata during drilling, </w:t>
      </w:r>
      <w:r w:rsidR="00417049">
        <w:rPr>
          <w:color w:val="000000"/>
        </w:rPr>
        <w:t>and heavy machines</w:t>
      </w:r>
      <w:r>
        <w:rPr>
          <w:color w:val="000000"/>
        </w:rPr>
        <w:t xml:space="preserve">. </w:t>
      </w:r>
      <w:r w:rsidR="00C93659">
        <w:rPr>
          <w:color w:val="000000"/>
        </w:rPr>
        <w:t>Traditionally</w:t>
      </w:r>
      <w:r>
        <w:rPr>
          <w:color w:val="000000"/>
        </w:rPr>
        <w:t>, miners used canary cages to monitor safety</w:t>
      </w:r>
      <w:r w:rsidR="002D1EE6">
        <w:rPr>
          <w:color w:val="000000"/>
        </w:rPr>
        <w:t xml:space="preserve">, </w:t>
      </w:r>
      <w:r w:rsidR="002D1EE6" w:rsidRPr="007F6D07">
        <w:rPr>
          <w:strike/>
          <w:color w:val="000000"/>
          <w:rPrChange w:id="35" w:author="Clif Gekonde" w:date="2025-02-05T11:50:00Z">
            <w:rPr>
              <w:color w:val="000000"/>
            </w:rPr>
          </w:rPrChange>
        </w:rPr>
        <w:t>whereas</w:t>
      </w:r>
      <w:r>
        <w:rPr>
          <w:color w:val="000000"/>
        </w:rPr>
        <w:t xml:space="preserve"> </w:t>
      </w:r>
      <w:ins w:id="36" w:author="Clif Gekonde" w:date="2025-02-05T11:50:00Z">
        <w:r w:rsidR="007F6D07">
          <w:rPr>
            <w:color w:val="000000"/>
          </w:rPr>
          <w:t xml:space="preserve">where </w:t>
        </w:r>
      </w:ins>
      <w:r>
        <w:rPr>
          <w:color w:val="000000"/>
        </w:rPr>
        <w:t>sensitive birds were utilized to detect the levels of carbon monoxide. With the loss of biodiversity, this method may not hold</w:t>
      </w:r>
      <w:r w:rsidR="002D1EE6">
        <w:rPr>
          <w:color w:val="000000"/>
        </w:rPr>
        <w:t>, and thus,</w:t>
      </w:r>
      <w:r>
        <w:rPr>
          <w:color w:val="000000"/>
        </w:rPr>
        <w:t xml:space="preserve"> the mine workers would be exposed to these gases</w:t>
      </w:r>
      <w:r w:rsidR="002D1EE6">
        <w:rPr>
          <w:color w:val="000000"/>
        </w:rPr>
        <w:t>,</w:t>
      </w:r>
      <w:r>
        <w:rPr>
          <w:color w:val="000000"/>
        </w:rPr>
        <w:t xml:space="preserve"> </w:t>
      </w:r>
      <w:r w:rsidR="002D1EE6">
        <w:rPr>
          <w:color w:val="000000"/>
        </w:rPr>
        <w:t>causing</w:t>
      </w:r>
      <w:r>
        <w:rPr>
          <w:color w:val="000000"/>
        </w:rPr>
        <w:t xml:space="preserve"> fatality. Another attempt has been </w:t>
      </w:r>
      <w:r w:rsidR="002D1EE6">
        <w:rPr>
          <w:color w:val="000000"/>
        </w:rPr>
        <w:t>using</w:t>
      </w:r>
      <w:r>
        <w:rPr>
          <w:color w:val="000000"/>
        </w:rPr>
        <w:t xml:space="preserve"> flame safety lamps that extinguish the flame before the gas levels </w:t>
      </w:r>
      <w:r w:rsidR="002D1EE6">
        <w:rPr>
          <w:color w:val="000000"/>
        </w:rPr>
        <w:t>reach</w:t>
      </w:r>
      <w:r>
        <w:rPr>
          <w:color w:val="000000"/>
        </w:rPr>
        <w:t xml:space="preserve"> dangerous levels. This </w:t>
      </w:r>
      <w:r w:rsidR="002D1EE6" w:rsidRPr="00BB72F3">
        <w:rPr>
          <w:strike/>
          <w:color w:val="000000"/>
          <w:rPrChange w:id="37" w:author="Clif Gekonde" w:date="2025-02-05T11:50:00Z">
            <w:rPr>
              <w:color w:val="000000"/>
            </w:rPr>
          </w:rPrChange>
        </w:rPr>
        <w:t>suitable</w:t>
      </w:r>
      <w:r w:rsidR="002D1EE6">
        <w:rPr>
          <w:color w:val="000000"/>
        </w:rPr>
        <w:t xml:space="preserve"> method</w:t>
      </w:r>
      <w:r>
        <w:rPr>
          <w:color w:val="000000"/>
        </w:rPr>
        <w:t xml:space="preserve"> might not be very effective in detecting </w:t>
      </w:r>
      <w:r w:rsidR="002D1EE6">
        <w:rPr>
          <w:color w:val="000000"/>
        </w:rPr>
        <w:t>trim</w:t>
      </w:r>
      <w:r>
        <w:rPr>
          <w:color w:val="000000"/>
        </w:rPr>
        <w:t xml:space="preserve"> levels of gases and does not offer communication services to the miners on the surface of the mines for effective operation. Furthermore, the emerging technologies that may help </w:t>
      </w:r>
      <w:r w:rsidR="002D1EE6">
        <w:rPr>
          <w:color w:val="000000"/>
        </w:rPr>
        <w:t>improve communication networks in underground mines will significantly benefit the artisanal and small-scale miners because increased productivity leads</w:t>
      </w:r>
      <w:r>
        <w:rPr>
          <w:color w:val="000000"/>
        </w:rPr>
        <w:t xml:space="preserve"> to economic growth</w:t>
      </w:r>
      <w:r w:rsidR="002D1EE6">
        <w:rPr>
          <w:color w:val="000000"/>
        </w:rPr>
        <w:t>,</w:t>
      </w:r>
      <w:r>
        <w:rPr>
          <w:color w:val="000000"/>
        </w:rPr>
        <w:t xml:space="preserve"> resulting in improved livelihoods in line with UN </w:t>
      </w:r>
      <w:r w:rsidR="00BB72F3">
        <w:rPr>
          <w:color w:val="000000"/>
        </w:rPr>
        <w:t xml:space="preserve">Sustainable Development Goal </w:t>
      </w:r>
      <w:ins w:id="38" w:author="Clif Gekonde" w:date="2025-02-05T12:00:00Z">
        <w:r w:rsidR="00483C52">
          <w:rPr>
            <w:color w:val="000000"/>
          </w:rPr>
          <w:t>(</w:t>
        </w:r>
        <w:r w:rsidR="00483C52">
          <w:rPr>
            <w:color w:val="000000"/>
          </w:rPr>
          <w:t>SDG</w:t>
        </w:r>
        <w:r w:rsidR="00483C52">
          <w:rPr>
            <w:color w:val="000000"/>
          </w:rPr>
          <w:t xml:space="preserve">) </w:t>
        </w:r>
      </w:ins>
      <w:r>
        <w:rPr>
          <w:color w:val="000000"/>
        </w:rPr>
        <w:t xml:space="preserve">#3. Improving the air quality monitoring in underground mines and providing rapid communication will help </w:t>
      </w:r>
      <w:r w:rsidR="002D1EE6">
        <w:rPr>
          <w:color w:val="000000"/>
        </w:rPr>
        <w:t>address the underground mine workers' health and safety concerns and lower the</w:t>
      </w:r>
      <w:r>
        <w:rPr>
          <w:color w:val="000000"/>
        </w:rPr>
        <w:t xml:space="preserve"> fatalities in line with SDG #8. By enhancing underground communications, increasing productivity, and reducing underground accidents, this research will promote decent working conditions and develop sustainable economic growth for the miners</w:t>
      </w:r>
      <w:r w:rsidR="002D1EE6">
        <w:rPr>
          <w:color w:val="000000"/>
        </w:rPr>
        <w:t>,</w:t>
      </w:r>
      <w:r>
        <w:rPr>
          <w:color w:val="000000"/>
        </w:rPr>
        <w:t xml:space="preserve"> thus promoting SDG #9. The projects also help achieve the African Union Agenda 2063: Aspiration 1: prosperous Africa through increased productivity and economic growth. </w:t>
      </w:r>
    </w:p>
    <w:p w14:paraId="7017615F" w14:textId="77777777" w:rsidR="00202E93" w:rsidRDefault="007C18A2" w:rsidP="00ED411E">
      <w:pPr>
        <w:pStyle w:val="Heading2"/>
      </w:pPr>
      <w:bookmarkStart w:id="39" w:name="_Toc184769072"/>
      <w:bookmarkStart w:id="40" w:name="_Toc188447050"/>
      <w:r>
        <w:lastRenderedPageBreak/>
        <w:t>1.4 Objectives</w:t>
      </w:r>
      <w:bookmarkEnd w:id="39"/>
      <w:bookmarkEnd w:id="40"/>
      <w:r>
        <w:t xml:space="preserve"> </w:t>
      </w:r>
    </w:p>
    <w:p w14:paraId="4BFF7AD6" w14:textId="77777777" w:rsidR="00202E93" w:rsidRPr="00242BCB" w:rsidRDefault="007C18A2" w:rsidP="00242BCB">
      <w:pPr>
        <w:pStyle w:val="Heading3"/>
      </w:pPr>
      <w:bookmarkStart w:id="41" w:name="_Toc184769073"/>
      <w:bookmarkStart w:id="42" w:name="_Toc188447051"/>
      <w:r w:rsidRPr="00242BCB">
        <w:t>1.4.1 Main Objective</w:t>
      </w:r>
      <w:bookmarkEnd w:id="41"/>
      <w:bookmarkEnd w:id="42"/>
      <w:r w:rsidRPr="00242BCB">
        <w:t xml:space="preserve"> </w:t>
      </w:r>
    </w:p>
    <w:p w14:paraId="2318515D" w14:textId="59F98842" w:rsidR="00202E93" w:rsidRDefault="007C18A2">
      <w:pPr>
        <w:rPr>
          <w:color w:val="000000"/>
        </w:rPr>
      </w:pPr>
      <w:r>
        <w:rPr>
          <w:color w:val="000000"/>
        </w:rPr>
        <w:t xml:space="preserve">The main objective of this </w:t>
      </w:r>
      <w:r w:rsidR="00605B9A">
        <w:rPr>
          <w:color w:val="000000"/>
        </w:rPr>
        <w:t>research proposal</w:t>
      </w:r>
      <w:r>
        <w:rPr>
          <w:color w:val="000000"/>
        </w:rPr>
        <w:t xml:space="preserve"> </w:t>
      </w:r>
      <w:r w:rsidR="004E5D95">
        <w:rPr>
          <w:color w:val="000000"/>
        </w:rPr>
        <w:t xml:space="preserve">is </w:t>
      </w:r>
      <w:r>
        <w:rPr>
          <w:color w:val="000000"/>
        </w:rPr>
        <w:t xml:space="preserve">to utilize the Internet of Things (IoT) and machine learning to enhance safety and communications in underground mines. </w:t>
      </w:r>
    </w:p>
    <w:p w14:paraId="76F62CA8" w14:textId="77777777" w:rsidR="00202E93" w:rsidRPr="00242BCB" w:rsidRDefault="007C18A2" w:rsidP="00242BCB">
      <w:pPr>
        <w:pStyle w:val="Heading3"/>
      </w:pPr>
      <w:bookmarkStart w:id="43" w:name="_Toc184769074"/>
      <w:bookmarkStart w:id="44" w:name="_Toc188447052"/>
      <w:r w:rsidRPr="00242BCB">
        <w:t>1.4.2 Specific objectives</w:t>
      </w:r>
      <w:bookmarkEnd w:id="43"/>
      <w:bookmarkEnd w:id="44"/>
      <w:r w:rsidRPr="00242BCB">
        <w:t xml:space="preserve"> </w:t>
      </w:r>
    </w:p>
    <w:p w14:paraId="5D1C1AFF" w14:textId="77777777" w:rsidR="00202E93" w:rsidRDefault="007C18A2">
      <w:pPr>
        <w:pBdr>
          <w:top w:val="nil"/>
          <w:left w:val="nil"/>
          <w:bottom w:val="nil"/>
          <w:right w:val="nil"/>
          <w:between w:val="nil"/>
        </w:pBdr>
        <w:spacing w:line="240" w:lineRule="auto"/>
      </w:pPr>
      <w:r>
        <w:rPr>
          <w:color w:val="000000"/>
        </w:rPr>
        <w:t>The specific objectives are to:</w:t>
      </w:r>
    </w:p>
    <w:p w14:paraId="1A448D1E" w14:textId="6A64C360" w:rsidR="00202E93" w:rsidRDefault="007C18A2">
      <w:pPr>
        <w:numPr>
          <w:ilvl w:val="0"/>
          <w:numId w:val="1"/>
        </w:numPr>
        <w:pBdr>
          <w:top w:val="nil"/>
          <w:left w:val="nil"/>
          <w:bottom w:val="nil"/>
          <w:right w:val="nil"/>
          <w:between w:val="nil"/>
        </w:pBdr>
        <w:spacing w:line="240" w:lineRule="auto"/>
        <w:rPr>
          <w:color w:val="000000"/>
        </w:rPr>
      </w:pPr>
      <w:r>
        <w:t xml:space="preserve">Design an Internet of Things (IoT) sensor network </w:t>
      </w:r>
      <w:r w:rsidR="004E5D95">
        <w:t xml:space="preserve">monitoring system </w:t>
      </w:r>
      <w:r>
        <w:t xml:space="preserve">with </w:t>
      </w:r>
      <w:r w:rsidR="00CD2A13">
        <w:t xml:space="preserve">an </w:t>
      </w:r>
      <w:r>
        <w:t>emergency response system for underground mines</w:t>
      </w:r>
      <w:ins w:id="45" w:author="Clif Gekonde" w:date="2025-02-05T12:01:00Z">
        <w:r w:rsidR="000259D1">
          <w:t>.</w:t>
        </w:r>
      </w:ins>
    </w:p>
    <w:p w14:paraId="52E681A1" w14:textId="707E8FC6" w:rsidR="00202E93" w:rsidRDefault="007C18A2">
      <w:pPr>
        <w:numPr>
          <w:ilvl w:val="0"/>
          <w:numId w:val="1"/>
        </w:numPr>
        <w:pBdr>
          <w:top w:val="nil"/>
          <w:left w:val="nil"/>
          <w:bottom w:val="nil"/>
          <w:right w:val="nil"/>
          <w:between w:val="nil"/>
        </w:pBdr>
        <w:spacing w:line="240" w:lineRule="auto"/>
      </w:pPr>
      <w:r>
        <w:t>Integrat</w:t>
      </w:r>
      <w:r w:rsidR="00CE597E">
        <w:t>e</w:t>
      </w:r>
      <w:r>
        <w:t xml:space="preserve"> </w:t>
      </w:r>
      <w:r w:rsidR="004E5D95">
        <w:t xml:space="preserve">a machine learning model to improve the </w:t>
      </w:r>
      <w:r>
        <w:t xml:space="preserve">emergency response system and predict </w:t>
      </w:r>
      <w:r w:rsidR="00060128">
        <w:t>the conditions of the underground mines</w:t>
      </w:r>
      <w:r>
        <w:t xml:space="preserve">. </w:t>
      </w:r>
    </w:p>
    <w:p w14:paraId="7007CD22" w14:textId="6D38B507" w:rsidR="00202E93" w:rsidRDefault="00FF5A21">
      <w:pPr>
        <w:numPr>
          <w:ilvl w:val="0"/>
          <w:numId w:val="1"/>
        </w:numPr>
        <w:pBdr>
          <w:top w:val="nil"/>
          <w:left w:val="nil"/>
          <w:bottom w:val="nil"/>
          <w:right w:val="nil"/>
          <w:between w:val="nil"/>
        </w:pBdr>
        <w:spacing w:line="240" w:lineRule="auto"/>
      </w:pPr>
      <w:r>
        <w:t xml:space="preserve">Develop a two-way communication system </w:t>
      </w:r>
      <w:r w:rsidR="004714D5">
        <w:t>to</w:t>
      </w:r>
      <w:r>
        <w:t xml:space="preserve"> enhance </w:t>
      </w:r>
      <w:r w:rsidR="004714D5">
        <w:t xml:space="preserve">effective communication during an </w:t>
      </w:r>
      <w:r>
        <w:t>emergency.</w:t>
      </w:r>
      <w:r w:rsidR="007C18A2">
        <w:t xml:space="preserve"> </w:t>
      </w:r>
    </w:p>
    <w:p w14:paraId="765594C6" w14:textId="77777777" w:rsidR="00202E93" w:rsidRDefault="007C18A2">
      <w:pPr>
        <w:pStyle w:val="Heading2"/>
        <w:numPr>
          <w:ilvl w:val="1"/>
          <w:numId w:val="3"/>
        </w:numPr>
        <w:spacing w:after="120" w:line="480" w:lineRule="auto"/>
      </w:pPr>
      <w:bookmarkStart w:id="46" w:name="_Toc184769075"/>
      <w:bookmarkStart w:id="47" w:name="_Toc188447053"/>
      <w:r>
        <w:t>Scope of Study</w:t>
      </w:r>
      <w:bookmarkEnd w:id="46"/>
      <w:bookmarkEnd w:id="47"/>
      <w:r>
        <w:t xml:space="preserve"> </w:t>
      </w:r>
    </w:p>
    <w:p w14:paraId="4C3960D9" w14:textId="36A825EC" w:rsidR="00202E93" w:rsidRDefault="007C18A2">
      <w:pPr>
        <w:pBdr>
          <w:top w:val="nil"/>
          <w:left w:val="nil"/>
          <w:bottom w:val="nil"/>
          <w:right w:val="nil"/>
          <w:between w:val="nil"/>
        </w:pBdr>
        <w:rPr>
          <w:color w:val="000000"/>
        </w:rPr>
      </w:pPr>
      <w:r>
        <w:rPr>
          <w:color w:val="000000"/>
        </w:rPr>
        <w:t xml:space="preserve">The scope of the study is limited to </w:t>
      </w:r>
      <w:r w:rsidR="00DE32EC">
        <w:rPr>
          <w:color w:val="000000"/>
        </w:rPr>
        <w:t>the underground mining industry, which will use the technology to monitor CO</w:t>
      </w:r>
      <w:r w:rsidR="00DE32EC" w:rsidRPr="000259D1">
        <w:rPr>
          <w:color w:val="000000"/>
          <w:vertAlign w:val="subscript"/>
          <w:rPrChange w:id="48" w:author="Clif Gekonde" w:date="2025-02-05T12:02:00Z">
            <w:rPr>
              <w:color w:val="000000"/>
            </w:rPr>
          </w:rPrChange>
        </w:rPr>
        <w:t>2</w:t>
      </w:r>
      <w:r w:rsidR="00DE32EC">
        <w:rPr>
          <w:color w:val="000000"/>
        </w:rPr>
        <w:t>, CO temperature, humidity</w:t>
      </w:r>
      <w:ins w:id="49" w:author="Clif Gekonde" w:date="2025-02-05T12:02:00Z">
        <w:r w:rsidR="000259D1">
          <w:rPr>
            <w:color w:val="000000"/>
          </w:rPr>
          <w:t>,</w:t>
        </w:r>
      </w:ins>
      <w:r w:rsidR="00DE32EC">
        <w:rPr>
          <w:color w:val="000000"/>
        </w:rPr>
        <w:t xml:space="preserve"> </w:t>
      </w:r>
      <w:commentRangeStart w:id="50"/>
      <w:r w:rsidR="00DE32EC">
        <w:rPr>
          <w:color w:val="000000"/>
        </w:rPr>
        <w:t xml:space="preserve">PM2.5, and </w:t>
      </w:r>
      <w:r>
        <w:t>PM10</w:t>
      </w:r>
      <w:commentRangeEnd w:id="50"/>
      <w:r w:rsidR="000259D1">
        <w:rPr>
          <w:rStyle w:val="CommentReference"/>
        </w:rPr>
        <w:commentReference w:id="50"/>
      </w:r>
      <w:r>
        <w:rPr>
          <w:color w:val="000000"/>
        </w:rPr>
        <w:t xml:space="preserve">. The system will enhance communication and provide an emergency response to the miners. This study might not explore all the potential Internet of Things technologies or address all the safety and communication challenges in underground gemstone mines. Financial and other resource constraints may limit the duration and scale of this </w:t>
      </w:r>
      <w:r w:rsidRPr="00304E49">
        <w:rPr>
          <w:color w:val="000000"/>
        </w:rPr>
        <w:t xml:space="preserve">research </w:t>
      </w:r>
      <w:r w:rsidR="00605B9A" w:rsidRPr="00304E49">
        <w:rPr>
          <w:color w:val="000000"/>
        </w:rPr>
        <w:t>proposal.</w:t>
      </w:r>
      <w:r>
        <w:rPr>
          <w:color w:val="000000"/>
        </w:rPr>
        <w:t xml:space="preserve"> The study will also focus on the geological aspect of gemstone mining and broader social and economic issues</w:t>
      </w:r>
      <w:r w:rsidR="00117149">
        <w:rPr>
          <w:color w:val="000000"/>
        </w:rPr>
        <w:t>.</w:t>
      </w:r>
    </w:p>
    <w:p w14:paraId="5045347B" w14:textId="77777777" w:rsidR="00202E93" w:rsidRDefault="007C18A2">
      <w:pPr>
        <w:spacing w:after="160"/>
      </w:pPr>
      <w:r>
        <w:br w:type="page"/>
      </w:r>
    </w:p>
    <w:p w14:paraId="04637CCB" w14:textId="36EAE66E" w:rsidR="00202E93" w:rsidRDefault="007C18A2" w:rsidP="00ED411E">
      <w:pPr>
        <w:pStyle w:val="Heading1"/>
      </w:pPr>
      <w:bookmarkStart w:id="51" w:name="_Toc184769076"/>
      <w:bookmarkStart w:id="52" w:name="_Toc188447054"/>
      <w:r>
        <w:lastRenderedPageBreak/>
        <w:t>CHAPTER TWO: LITERATURE REVIEW</w:t>
      </w:r>
      <w:bookmarkEnd w:id="51"/>
      <w:bookmarkEnd w:id="52"/>
    </w:p>
    <w:p w14:paraId="77B73961" w14:textId="2E53260D" w:rsidR="00202E93" w:rsidRDefault="00E9775E" w:rsidP="00ED411E">
      <w:pPr>
        <w:pStyle w:val="Heading2"/>
      </w:pPr>
      <w:bookmarkStart w:id="53" w:name="_Toc188447055"/>
      <w:r>
        <w:t>Overview</w:t>
      </w:r>
      <w:bookmarkEnd w:id="53"/>
    </w:p>
    <w:p w14:paraId="23DE8F0A" w14:textId="77777777" w:rsidR="00E9775E" w:rsidRDefault="007C18A2">
      <w:r>
        <w:t xml:space="preserve">This chapter </w:t>
      </w:r>
      <w:r w:rsidR="00E82B35">
        <w:t xml:space="preserve">comprehensively </w:t>
      </w:r>
      <w:r w:rsidR="00A85CE9">
        <w:t>reviews</w:t>
      </w:r>
      <w:r>
        <w:t xml:space="preserve"> the existing literature on the history of underground </w:t>
      </w:r>
      <w:r w:rsidR="006806F5">
        <w:t>mine detections, the Internet of Things, machine learning algorithms,</w:t>
      </w:r>
      <w:r>
        <w:t xml:space="preserve"> and </w:t>
      </w:r>
      <w:r w:rsidR="00263F68">
        <w:t>their application</w:t>
      </w:r>
      <w:r>
        <w:t xml:space="preserve"> in underground </w:t>
      </w:r>
      <w:r w:rsidR="00E9775E">
        <w:t xml:space="preserve">mining. </w:t>
      </w:r>
    </w:p>
    <w:p w14:paraId="345700D2" w14:textId="18883627" w:rsidR="00E9775E" w:rsidRDefault="0029137C" w:rsidP="00ED411E">
      <w:pPr>
        <w:pStyle w:val="Heading2"/>
      </w:pPr>
      <w:bookmarkStart w:id="54" w:name="_Toc188447056"/>
      <w:r>
        <w:t>2.1 Introduction</w:t>
      </w:r>
      <w:bookmarkEnd w:id="54"/>
    </w:p>
    <w:p w14:paraId="52F7ED52" w14:textId="470633F5" w:rsidR="00912C3A" w:rsidRDefault="00912C3A"/>
    <w:p w14:paraId="5CEBF594" w14:textId="6FED15E6" w:rsidR="00304E49" w:rsidRDefault="00912C3A" w:rsidP="00E9775E">
      <w:r>
        <w:t xml:space="preserve">Mining is the economic extraction of valuable minerals or other geological resources from the earth's surface. The valuable minerals can be from the ore body, veins, lodes, seams, placer deposits, or reefs. </w:t>
      </w:r>
      <w:r w:rsidR="00CD2A13">
        <w:t>The mine's life cycle starts with exploration</w:t>
      </w:r>
      <w:ins w:id="55" w:author="Clif Gekonde" w:date="2025-02-05T12:15:00Z">
        <w:r w:rsidR="002E53AD">
          <w:t>, development,</w:t>
        </w:r>
      </w:ins>
      <w:del w:id="56" w:author="Clif Gekonde" w:date="2025-02-05T12:15:00Z">
        <w:r w:rsidR="00CD2A13" w:rsidDel="002E53AD">
          <w:delText xml:space="preserve"> and</w:delText>
        </w:r>
      </w:del>
      <w:r w:rsidR="00CD2A13">
        <w:t xml:space="preserve"> production and ends with closure and post-mining land use. There are two types of mining: surface or open-pit mining and underground mining.</w:t>
      </w:r>
      <w:r w:rsidR="00DC663D">
        <w:t xml:space="preserve"> Surface mining is the oldest method</w:t>
      </w:r>
      <w:r w:rsidR="00DC663D" w:rsidRPr="002E53AD">
        <w:rPr>
          <w:strike/>
          <w:rPrChange w:id="57" w:author="Clif Gekonde" w:date="2025-02-05T12:16:00Z">
            <w:rPr/>
          </w:rPrChange>
        </w:rPr>
        <w:t>; its</w:t>
      </w:r>
      <w:r w:rsidR="00DC663D">
        <w:t xml:space="preserve"> </w:t>
      </w:r>
      <w:ins w:id="58" w:author="Clif Gekonde" w:date="2025-02-05T12:16:00Z">
        <w:r w:rsidR="002E53AD">
          <w:t xml:space="preserve">where </w:t>
        </w:r>
      </w:ins>
      <w:r w:rsidR="00DC663D">
        <w:t xml:space="preserve">minerals are extracted through open pits. This is usually achieved by removing </w:t>
      </w:r>
      <w:r w:rsidR="004F2972">
        <w:t xml:space="preserve">a </w:t>
      </w:r>
      <w:r w:rsidR="00DC663D">
        <w:t>significant amount of overburden</w:t>
      </w:r>
      <w:r w:rsidR="004F2972">
        <w:t xml:space="preserve">. These overburdens are a mixture of soil and rocks that cover the ore deposits. The method involves mechanical excavations like the open pits and open casts such as strip mining. The thin deposits in this method are mined in a series of benches, </w:t>
      </w:r>
      <w:commentRangeStart w:id="59"/>
      <w:r w:rsidR="004F2972">
        <w:t>while thin deposits are mined in single benches</w:t>
      </w:r>
      <w:commentRangeEnd w:id="59"/>
      <w:r w:rsidR="002E53AD">
        <w:rPr>
          <w:rStyle w:val="CommentReference"/>
        </w:rPr>
        <w:commentReference w:id="59"/>
      </w:r>
      <w:r w:rsidR="004F2972">
        <w:t xml:space="preserve">. In underground mining, ore bodies are in the buried </w:t>
      </w:r>
      <w:commentRangeStart w:id="60"/>
      <w:r w:rsidR="004F2972" w:rsidRPr="002E53AD">
        <w:rPr>
          <w:strike/>
          <w:rPrChange w:id="61" w:author="Clif Gekonde" w:date="2025-02-05T12:20:00Z">
            <w:rPr/>
          </w:rPrChange>
        </w:rPr>
        <w:t>deposits</w:t>
      </w:r>
      <w:commentRangeEnd w:id="60"/>
      <w:r w:rsidR="002E53AD">
        <w:rPr>
          <w:rStyle w:val="CommentReference"/>
        </w:rPr>
        <w:commentReference w:id="60"/>
      </w:r>
      <w:r w:rsidR="004F2972">
        <w:t>. The deposits are accessed through constructed shafts or tunnels. This method of mining provides minimal waste as compared to surface mining</w:t>
      </w:r>
      <w:ins w:id="62" w:author="Clif Gekonde" w:date="2025-02-05T12:21:00Z">
        <w:r w:rsidR="002E53AD">
          <w:t xml:space="preserve"> </w:t>
        </w:r>
      </w:ins>
      <w:sdt>
        <w:sdtPr>
          <w:rPr>
            <w:color w:val="000000"/>
          </w:rPr>
          <w:tag w:val="MENDELEY_CITATION_v3_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"/>
          <w:id w:val="77033580"/>
          <w:placeholder>
            <w:docPart w:val="DefaultPlaceholder_-1854013440"/>
          </w:placeholder>
        </w:sdtPr>
        <w:sdtContent>
          <w:r w:rsidR="001D69DE" w:rsidRPr="001D69DE">
            <w:rPr>
              <w:color w:val="000000"/>
            </w:rPr>
            <w:t>(Balasubramanian &amp; Balasubramanian, 2016)</w:t>
          </w:r>
        </w:sdtContent>
      </w:sdt>
      <w:r w:rsidR="004F2972">
        <w:t xml:space="preserve">. However, underground mining is accompanied by many health and safety challenges due to harsh and confined working environments. </w:t>
      </w:r>
      <w:r w:rsidR="005B2D59">
        <w:t xml:space="preserve">Some of the challenges experienced are an accumulation of toxic gases, rock bursts, and extreme temperature and humidity. Therefore, </w:t>
      </w:r>
      <w:r w:rsidR="00E9775E">
        <w:t>introducing</w:t>
      </w:r>
      <w:r w:rsidR="005B2D59">
        <w:t xml:space="preserve"> technology to these stages will play an important </w:t>
      </w:r>
      <w:r w:rsidR="00E9775E">
        <w:t>role</w:t>
      </w:r>
      <w:r w:rsidR="005B2D59">
        <w:t xml:space="preserve"> in improving health issues in the underground mines. </w:t>
      </w:r>
    </w:p>
    <w:p w14:paraId="5611BF09" w14:textId="24D4E0B4" w:rsidR="00202E93" w:rsidRDefault="007C18A2" w:rsidP="00ED411E">
      <w:pPr>
        <w:pStyle w:val="Heading2"/>
        <w:rPr>
          <w:color w:val="222222"/>
          <w:highlight w:val="white"/>
        </w:rPr>
      </w:pPr>
      <w:bookmarkStart w:id="63" w:name="_Toc188447057"/>
      <w:r>
        <w:t>2.</w:t>
      </w:r>
      <w:r w:rsidR="00E00C05">
        <w:t>2</w:t>
      </w:r>
      <w:r>
        <w:t xml:space="preserve"> The </w:t>
      </w:r>
      <w:r w:rsidR="00E35A06">
        <w:t>History of The Underground Mines Gas Detections</w:t>
      </w:r>
      <w:bookmarkEnd w:id="63"/>
    </w:p>
    <w:p w14:paraId="01DAB1E9" w14:textId="5463FA62" w:rsidR="00202E93" w:rsidRDefault="007C18A2">
      <w:pPr>
        <w:rPr>
          <w:color w:val="222222"/>
          <w:highlight w:val="white"/>
        </w:rPr>
      </w:pPr>
      <w:r>
        <w:rPr>
          <w:color w:val="222222"/>
          <w:highlight w:val="white"/>
        </w:rPr>
        <w:t xml:space="preserve">The dangerous underground mine conditions, especially the accumulation of dangerous gases such as carbon monoxide, carbon dioxide, hydrogen </w:t>
      </w:r>
      <w:r w:rsidR="00EF7DF6">
        <w:rPr>
          <w:color w:val="222222"/>
          <w:highlight w:val="white"/>
        </w:rPr>
        <w:t>sulfide,</w:t>
      </w:r>
      <w:r>
        <w:rPr>
          <w:color w:val="222222"/>
          <w:highlight w:val="white"/>
        </w:rPr>
        <w:t xml:space="preserve"> and methane in the underground mines, led experts to seek techniques for early detection. Before the establishment of advanced sensor technology, various techniques were used, such as canary birds, flame light, </w:t>
      </w:r>
      <w:r w:rsidR="00EF7DF6">
        <w:rPr>
          <w:color w:val="222222"/>
          <w:highlight w:val="white"/>
        </w:rPr>
        <w:t xml:space="preserve">a human </w:t>
      </w:r>
      <w:r w:rsidR="00EF7DF6">
        <w:rPr>
          <w:color w:val="222222"/>
          <w:highlight w:val="white"/>
        </w:rPr>
        <w:lastRenderedPageBreak/>
        <w:t xml:space="preserve">wick with a wet blanket, and warm-blooded </w:t>
      </w:r>
      <w:r w:rsidR="00AE6F2C">
        <w:rPr>
          <w:color w:val="222222"/>
          <w:highlight w:val="white"/>
        </w:rPr>
        <w:t xml:space="preserve">animals </w:t>
      </w:r>
      <w:sdt>
        <w:sdtPr>
          <w:rPr>
            <w:color w:val="000000"/>
            <w:highlight w:val="white"/>
          </w:rPr>
          <w:tag w:val="MENDELEY_CITATION_v3_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"/>
          <w:id w:val="1094746946"/>
          <w:placeholder>
            <w:docPart w:val="DefaultPlaceholder_-1854013440"/>
          </w:placeholder>
        </w:sdtPr>
        <w:sdtContent>
          <w:r w:rsidR="001D69DE" w:rsidRPr="001D69DE">
            <w:rPr>
              <w:color w:val="000000"/>
              <w:highlight w:val="white"/>
            </w:rPr>
            <w:t>(Pollock, 2016)</w:t>
          </w:r>
        </w:sdtContent>
      </w:sdt>
      <w:r>
        <w:rPr>
          <w:color w:val="222222"/>
          <w:highlight w:val="white"/>
        </w:rPr>
        <w:t xml:space="preserve">. Some of these techniques were more reliable than other methods. For instance, in the 20th century, underground miners in the coal industry used the </w:t>
      </w:r>
      <w:del w:id="64" w:author="Clif Gekonde" w:date="2025-02-05T12:22:00Z">
        <w:r w:rsidDel="00E47E92">
          <w:rPr>
            <w:color w:val="222222"/>
            <w:highlight w:val="white"/>
          </w:rPr>
          <w:delText xml:space="preserve">Canary </w:delText>
        </w:r>
      </w:del>
      <w:ins w:id="65" w:author="Clif Gekonde" w:date="2025-02-05T12:22:00Z">
        <w:r w:rsidR="00E47E92">
          <w:rPr>
            <w:color w:val="222222"/>
            <w:highlight w:val="white"/>
          </w:rPr>
          <w:t>c</w:t>
        </w:r>
        <w:r w:rsidR="00E47E92">
          <w:rPr>
            <w:color w:val="222222"/>
            <w:highlight w:val="white"/>
          </w:rPr>
          <w:t xml:space="preserve">anary </w:t>
        </w:r>
      </w:ins>
      <w:r>
        <w:rPr>
          <w:color w:val="222222"/>
          <w:highlight w:val="white"/>
        </w:rPr>
        <w:t xml:space="preserve">bird as a sentinel animal to detect carbon monoxide. Underground miners </w:t>
      </w:r>
      <w:r w:rsidR="00EF7DF6">
        <w:rPr>
          <w:color w:val="222222"/>
          <w:highlight w:val="white"/>
        </w:rPr>
        <w:t>realized</w:t>
      </w:r>
      <w:r>
        <w:rPr>
          <w:color w:val="222222"/>
          <w:highlight w:val="white"/>
        </w:rPr>
        <w:t xml:space="preserve"> that canary birds exhibited more visible and pronounced reactions to carbon monoxide than other animals like mice. Because of their highly efficient respiratory systems and small size, these birds succumb more rapidly than humans </w:t>
      </w:r>
      <w:r w:rsidR="00ED56A8">
        <w:rPr>
          <w:color w:val="222222"/>
          <w:highlight w:val="white"/>
        </w:rPr>
        <w:t>when</w:t>
      </w:r>
      <w:r>
        <w:rPr>
          <w:color w:val="222222"/>
          <w:highlight w:val="white"/>
        </w:rPr>
        <w:t xml:space="preserve"> exposed to carbon monoxide. It is estimated that the bird would collapse 20 minutes before underground miners exhibited any symptoms. When miners observed any signs of distress in the birds, like fainting or falling from their perch, the underground miners would evacuate the mines with immediate effects. Using other animals like mice was challenging because identifying signs of distress</w:t>
      </w:r>
      <w:r w:rsidR="00ED56A8">
        <w:rPr>
          <w:color w:val="222222"/>
          <w:highlight w:val="white"/>
        </w:rPr>
        <w:t xml:space="preserve">, such as crouching or squinting and pinkness in the snout, was challenging to detect in dim lights in the underground mines </w:t>
      </w:r>
      <w:sdt>
        <w:sdtPr>
          <w:rPr>
            <w:color w:val="000000"/>
            <w:highlight w:val="white"/>
          </w:rPr>
          <w:tag w:val="MENDELEY_CITATION_v3_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"/>
          <w:id w:val="-1601868001"/>
          <w:placeholder>
            <w:docPart w:val="DefaultPlaceholder_-1854013440"/>
          </w:placeholder>
        </w:sdtPr>
        <w:sdtContent>
          <w:r w:rsidR="001D69DE" w:rsidRPr="001D69DE">
            <w:rPr>
              <w:color w:val="000000"/>
              <w:highlight w:val="white"/>
            </w:rPr>
            <w:t>(Leech, 2024)</w:t>
          </w:r>
        </w:sdtContent>
      </w:sdt>
      <w:r>
        <w:rPr>
          <w:color w:val="222222"/>
          <w:highlight w:val="white"/>
        </w:rPr>
        <w:t xml:space="preserve">. </w:t>
      </w:r>
    </w:p>
    <w:p w14:paraId="3DE7F1DD" w14:textId="2E986E2C" w:rsidR="00202E93" w:rsidRDefault="007C18A2">
      <w:pPr>
        <w:keepNext/>
        <w:keepLines/>
        <w:pBdr>
          <w:top w:val="nil"/>
          <w:left w:val="nil"/>
          <w:bottom w:val="nil"/>
          <w:right w:val="nil"/>
          <w:between w:val="nil"/>
        </w:pBdr>
        <w:spacing w:before="240" w:after="120"/>
        <w:rPr>
          <w:color w:val="222222"/>
          <w:highlight w:val="white"/>
        </w:rPr>
      </w:pPr>
      <w:bookmarkStart w:id="66" w:name="_heading=h.pwr83ja2nwm4" w:colFirst="0" w:colLast="0"/>
      <w:bookmarkEnd w:id="66"/>
      <w:r>
        <w:rPr>
          <w:color w:val="222222"/>
          <w:highlight w:val="white"/>
        </w:rPr>
        <w:t xml:space="preserve">Their sensitivity, cost-effectiveness, and availability bolstered the popularity of using these birds to detect carbon monoxide. The bird breeders and the pet shops supplied the canaries to the mining companies. These companies purchased imperfect birds that rendered them unfit for sale as pets. Even though the reliance on the canary birds looked rudimentary compared to modern sensor technologies, this outlined the resourcefulness and ingenuity of the underground miners in confronting their professional perils. Therefore, the canary image in the underground mines has transcended its lateral meaning and become a metaphor for warning the early gas detections of the impending danger in the underground mines </w:t>
      </w:r>
      <w:sdt>
        <w:sdtPr>
          <w:rPr>
            <w:color w:val="000000"/>
            <w:highlight w:val="white"/>
          </w:rPr>
          <w:tag w:val="MENDELEY_CITATION_v3_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"/>
          <w:id w:val="-951479358"/>
          <w:placeholder>
            <w:docPart w:val="DefaultPlaceholder_-1854013440"/>
          </w:placeholder>
        </w:sdtPr>
        <w:sdtContent>
          <w:r w:rsidR="001D69DE" w:rsidRPr="001D69DE">
            <w:rPr>
              <w:color w:val="000000"/>
              <w:highlight w:val="white"/>
            </w:rPr>
            <w:t>(Leech, 2024; Pollock, 2016)</w:t>
          </w:r>
        </w:sdtContent>
      </w:sdt>
      <w:r>
        <w:rPr>
          <w:color w:val="222222"/>
          <w:highlight w:val="white"/>
        </w:rPr>
        <w:t xml:space="preserve">. Phasing out of the canary birds in the late 20th century for </w:t>
      </w:r>
      <w:r w:rsidR="009D367F">
        <w:rPr>
          <w:color w:val="222222"/>
          <w:highlight w:val="white"/>
        </w:rPr>
        <w:t>more</w:t>
      </w:r>
      <w:r>
        <w:rPr>
          <w:color w:val="222222"/>
          <w:highlight w:val="white"/>
        </w:rPr>
        <w:t xml:space="preserve"> sophisticated gas detection technology marked an </w:t>
      </w:r>
      <w:r w:rsidR="00ED56A8">
        <w:rPr>
          <w:color w:val="222222"/>
          <w:highlight w:val="white"/>
        </w:rPr>
        <w:t>essential</w:t>
      </w:r>
      <w:r>
        <w:rPr>
          <w:color w:val="222222"/>
          <w:highlight w:val="white"/>
        </w:rPr>
        <w:t xml:space="preserve"> advancement in the mine's safety. This underscored the continuous effort to protect the well-being of the underground miners. Modern sensors can detect the accumulation of toxic and hazardous gases in much smaller quantities than animals. </w:t>
      </w:r>
      <w:commentRangeStart w:id="67"/>
      <w:r>
        <w:rPr>
          <w:color w:val="222222"/>
          <w:highlight w:val="white"/>
        </w:rPr>
        <w:t xml:space="preserve">Using </w:t>
      </w:r>
      <w:r w:rsidR="00ED56A8">
        <w:rPr>
          <w:color w:val="222222"/>
          <w:highlight w:val="white"/>
        </w:rPr>
        <w:t xml:space="preserve">canaries, the underground miners are a powerful symbol that underground miners experience health and safety issues, and ingenuity is </w:t>
      </w:r>
      <w:r>
        <w:rPr>
          <w:color w:val="222222"/>
          <w:highlight w:val="white"/>
        </w:rPr>
        <w:t xml:space="preserve">employed to mitigate the challenges they </w:t>
      </w:r>
      <w:r w:rsidR="00ED56A8">
        <w:rPr>
          <w:color w:val="222222"/>
          <w:highlight w:val="white"/>
        </w:rPr>
        <w:t>encounter</w:t>
      </w:r>
      <w:r>
        <w:rPr>
          <w:color w:val="222222"/>
          <w:highlight w:val="white"/>
        </w:rPr>
        <w:t>.</w:t>
      </w:r>
      <w:commentRangeEnd w:id="67"/>
      <w:r w:rsidR="006A7B74">
        <w:rPr>
          <w:rStyle w:val="CommentReference"/>
        </w:rPr>
        <w:commentReference w:id="67"/>
      </w:r>
    </w:p>
    <w:p w14:paraId="06368A4D" w14:textId="34A42D2E" w:rsidR="00202E93" w:rsidRDefault="00A85CE9" w:rsidP="00ED411E">
      <w:pPr>
        <w:pStyle w:val="Heading2"/>
      </w:pPr>
      <w:bookmarkStart w:id="68" w:name="_Toc188447058"/>
      <w:r>
        <w:t>2.</w:t>
      </w:r>
      <w:r w:rsidR="004A5506">
        <w:t>3</w:t>
      </w:r>
      <w:r>
        <w:t xml:space="preserve"> History</w:t>
      </w:r>
      <w:r w:rsidR="007C18A2">
        <w:t xml:space="preserve"> of the Internet of Things</w:t>
      </w:r>
      <w:bookmarkEnd w:id="68"/>
    </w:p>
    <w:p w14:paraId="75645C60" w14:textId="5A7A68BF" w:rsidR="00202E93" w:rsidRDefault="007C18A2">
      <w:pPr>
        <w:spacing w:after="160"/>
        <w:rPr>
          <w:color w:val="222222"/>
          <w:highlight w:val="white"/>
        </w:rPr>
      </w:pPr>
      <w:bookmarkStart w:id="69" w:name="_heading=h.1y810tw" w:colFirst="0" w:colLast="0"/>
      <w:bookmarkEnd w:id="69"/>
      <w:r>
        <w:rPr>
          <w:color w:val="222222"/>
          <w:highlight w:val="white"/>
        </w:rPr>
        <w:t xml:space="preserve">The Internet of Things is defined as the network of virtual and physical devices capable of collecting various data in the surrounding environment and exchanging the collected data between the devices or through the Internet. </w:t>
      </w:r>
      <w:r w:rsidR="007E3C67">
        <w:rPr>
          <w:color w:val="222222"/>
          <w:highlight w:val="white"/>
        </w:rPr>
        <w:t xml:space="preserve">Multiple devices are embedded with </w:t>
      </w:r>
      <w:r w:rsidR="000B637D">
        <w:rPr>
          <w:color w:val="222222"/>
          <w:highlight w:val="white"/>
        </w:rPr>
        <w:t>sensors</w:t>
      </w:r>
      <w:r w:rsidR="007E3C67">
        <w:rPr>
          <w:color w:val="222222"/>
          <w:highlight w:val="white"/>
        </w:rPr>
        <w:t>, electronics</w:t>
      </w:r>
      <w:r w:rsidR="00996467">
        <w:rPr>
          <w:color w:val="222222"/>
          <w:highlight w:val="white"/>
        </w:rPr>
        <w:t>,</w:t>
      </w:r>
      <w:r w:rsidR="007E3C67">
        <w:rPr>
          <w:color w:val="222222"/>
          <w:highlight w:val="white"/>
        </w:rPr>
        <w:t xml:space="preserve"> and software for data collection</w:t>
      </w:r>
      <w:r>
        <w:rPr>
          <w:color w:val="222222"/>
          <w:highlight w:val="white"/>
        </w:rPr>
        <w:t xml:space="preserve">. The data exchange is then achieved by connecting </w:t>
      </w:r>
      <w:r>
        <w:rPr>
          <w:color w:val="222222"/>
          <w:highlight w:val="white"/>
        </w:rPr>
        <w:lastRenderedPageBreak/>
        <w:t>the devices to the internet or local area network</w:t>
      </w:r>
      <w:ins w:id="70" w:author="Clif Gekonde" w:date="2025-02-05T12:52:00Z">
        <w:r w:rsidR="003D1A00">
          <w:rPr>
            <w:color w:val="222222"/>
            <w:highlight w:val="white"/>
          </w:rPr>
          <w:t xml:space="preserve"> </w:t>
        </w:r>
      </w:ins>
      <w:sdt>
        <w:sdtPr>
          <w:rPr>
            <w:color w:val="000000"/>
            <w:highlight w:val="white"/>
          </w:rPr>
          <w:tag w:val="MENDELEY_CITATION_v3_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"/>
          <w:id w:val="1047720082"/>
          <w:placeholder>
            <w:docPart w:val="DefaultPlaceholder_-1854013440"/>
          </w:placeholder>
        </w:sdtPr>
        <w:sdtContent>
          <w:r w:rsidR="001D69DE" w:rsidRPr="001D69DE">
            <w:rPr>
              <w:color w:val="000000"/>
              <w:highlight w:val="white"/>
            </w:rPr>
            <w:t>(</w:t>
          </w:r>
          <w:proofErr w:type="spellStart"/>
          <w:r w:rsidR="001D69DE" w:rsidRPr="001D69DE">
            <w:rPr>
              <w:color w:val="000000"/>
              <w:highlight w:val="white"/>
            </w:rPr>
            <w:t>Sembroiz</w:t>
          </w:r>
          <w:proofErr w:type="spellEnd"/>
          <w:r w:rsidR="001D69DE" w:rsidRPr="001D69DE">
            <w:rPr>
              <w:color w:val="000000"/>
              <w:highlight w:val="white"/>
            </w:rPr>
            <w:t xml:space="preserve"> et al., 2018)</w:t>
          </w:r>
        </w:sdtContent>
      </w:sdt>
      <w:r>
        <w:rPr>
          <w:color w:val="222222"/>
          <w:highlight w:val="white"/>
        </w:rPr>
        <w:t xml:space="preserve">. This technology is considered the third wave of the internet. Its history began in 1892 when a </w:t>
      </w:r>
      <w:del w:id="71" w:author="Clif Gekonde" w:date="2025-02-05T12:54:00Z">
        <w:r w:rsidDel="003D1A00">
          <w:rPr>
            <w:color w:val="222222"/>
            <w:highlight w:val="white"/>
          </w:rPr>
          <w:delText xml:space="preserve">Coke </w:delText>
        </w:r>
      </w:del>
      <w:ins w:id="72" w:author="Clif Gekonde" w:date="2025-02-05T12:54:00Z">
        <w:r w:rsidR="003D1A00">
          <w:rPr>
            <w:color w:val="222222"/>
            <w:highlight w:val="white"/>
          </w:rPr>
          <w:t>c</w:t>
        </w:r>
        <w:r w:rsidR="003D1A00">
          <w:rPr>
            <w:color w:val="222222"/>
            <w:highlight w:val="white"/>
          </w:rPr>
          <w:t xml:space="preserve">oke </w:t>
        </w:r>
      </w:ins>
      <w:r>
        <w:rPr>
          <w:color w:val="222222"/>
          <w:highlight w:val="white"/>
        </w:rPr>
        <w:t xml:space="preserve">mineral bending machine was connected to the internet. The system was set to display the bottle quantity and the mineral temperature in the </w:t>
      </w:r>
      <w:r w:rsidR="000B637D">
        <w:rPr>
          <w:color w:val="222222"/>
          <w:highlight w:val="white"/>
        </w:rPr>
        <w:t xml:space="preserve">machine </w:t>
      </w:r>
      <w:sdt>
        <w:sdtPr>
          <w:rPr>
            <w:color w:val="000000"/>
            <w:highlight w:val="white"/>
          </w:rPr>
          <w:tag w:val="MENDELEY_CITATION_v3_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"/>
          <w:id w:val="-296918019"/>
          <w:placeholder>
            <w:docPart w:val="DefaultPlaceholder_-1854013440"/>
          </w:placeholder>
        </w:sdtPr>
        <w:sdtContent>
          <w:r w:rsidR="001D69DE" w:rsidRPr="001D69DE">
            <w:rPr>
              <w:color w:val="000000"/>
              <w:highlight w:val="white"/>
            </w:rPr>
            <w:t>(</w:t>
          </w:r>
          <w:proofErr w:type="spellStart"/>
          <w:r w:rsidR="001D69DE" w:rsidRPr="001D69DE">
            <w:rPr>
              <w:color w:val="000000"/>
              <w:highlight w:val="white"/>
            </w:rPr>
            <w:t>Yalli</w:t>
          </w:r>
          <w:proofErr w:type="spellEnd"/>
          <w:r w:rsidR="001D69DE" w:rsidRPr="001D69DE">
            <w:rPr>
              <w:color w:val="000000"/>
              <w:highlight w:val="white"/>
            </w:rPr>
            <w:t xml:space="preserve"> et al., 2024)</w:t>
          </w:r>
        </w:sdtContent>
      </w:sdt>
      <w:r>
        <w:rPr>
          <w:color w:val="222222"/>
          <w:highlight w:val="white"/>
        </w:rPr>
        <w:t xml:space="preserve">. Later, the concept of ubiquitous computing was introduced in 1991 by Mark Weiser. </w:t>
      </w:r>
      <w:r w:rsidR="00996467">
        <w:rPr>
          <w:color w:val="222222"/>
          <w:highlight w:val="white"/>
        </w:rPr>
        <w:t>Mark aimed</w:t>
      </w:r>
      <w:r>
        <w:rPr>
          <w:color w:val="222222"/>
          <w:highlight w:val="white"/>
        </w:rPr>
        <w:t xml:space="preserve"> for technologies to function on human perceptions periphery </w:t>
      </w:r>
      <w:sdt>
        <w:sdtPr>
          <w:rPr>
            <w:color w:val="000000"/>
            <w:highlight w:val="white"/>
          </w:rPr>
          <w:tag w:val="MENDELEY_CITATION_v3_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"/>
          <w:id w:val="-1924336056"/>
          <w:placeholder>
            <w:docPart w:val="DefaultPlaceholder_-1854013440"/>
          </w:placeholder>
        </w:sdtPr>
        <w:sdtContent>
          <w:r w:rsidR="001D69DE" w:rsidRPr="001D69DE">
            <w:rPr>
              <w:color w:val="000000"/>
              <w:highlight w:val="white"/>
            </w:rPr>
            <w:t>(Gray, 2024)</w:t>
          </w:r>
        </w:sdtContent>
      </w:sdt>
      <w:r>
        <w:rPr>
          <w:color w:val="222222"/>
          <w:highlight w:val="white"/>
        </w:rPr>
        <w:t>. In 1999, IoT was coined by Kevin Ashton, the executive director and co-founder of the Auto-ID Centre at Massachusetts Institute of Technology. In 2008, the first IoT conference was organized and held. Thereafter, several countries embraced the idea of IoT and drafted an action plan. In 2009</w:t>
      </w:r>
      <w:r w:rsidR="00996467">
        <w:rPr>
          <w:color w:val="222222"/>
          <w:highlight w:val="white"/>
        </w:rPr>
        <w:t>,</w:t>
      </w:r>
      <w:r>
        <w:rPr>
          <w:color w:val="222222"/>
          <w:highlight w:val="white"/>
        </w:rPr>
        <w:t xml:space="preserve"> countries like Belgium released their action plan in Brussels. In 2010, China published </w:t>
      </w:r>
      <w:r w:rsidR="00996467">
        <w:rPr>
          <w:color w:val="222222"/>
          <w:highlight w:val="white"/>
        </w:rPr>
        <w:t>its</w:t>
      </w:r>
      <w:r>
        <w:rPr>
          <w:color w:val="222222"/>
          <w:highlight w:val="white"/>
        </w:rPr>
        <w:t xml:space="preserve"> 12-year development plan</w:t>
      </w:r>
      <w:r w:rsidR="00996467">
        <w:rPr>
          <w:color w:val="222222"/>
          <w:highlight w:val="white"/>
        </w:rPr>
        <w:t xml:space="preserve"> </w:t>
      </w:r>
      <w:r w:rsidR="009261CB">
        <w:rPr>
          <w:color w:val="222222"/>
          <w:highlight w:val="white"/>
        </w:rPr>
        <w:t xml:space="preserve">in </w:t>
      </w:r>
      <w:r>
        <w:rPr>
          <w:color w:val="222222"/>
          <w:highlight w:val="white"/>
        </w:rPr>
        <w:t>2014. There has been skepticism about embracing the IoT in the last decades until big companies like Samsung, Apple IOS, Google</w:t>
      </w:r>
      <w:r w:rsidR="00996467">
        <w:rPr>
          <w:color w:val="222222"/>
          <w:highlight w:val="white"/>
        </w:rPr>
        <w:t>,</w:t>
      </w:r>
      <w:r>
        <w:rPr>
          <w:color w:val="222222"/>
          <w:highlight w:val="white"/>
        </w:rPr>
        <w:t xml:space="preserve"> and Gear Net Labs used the technology for </w:t>
      </w:r>
      <w:r w:rsidR="00996467">
        <w:rPr>
          <w:color w:val="222222"/>
          <w:highlight w:val="white"/>
        </w:rPr>
        <w:t>significant</w:t>
      </w:r>
      <w:r>
        <w:rPr>
          <w:color w:val="222222"/>
          <w:highlight w:val="white"/>
        </w:rPr>
        <w:t xml:space="preserve"> business opportunities. Cisco has revealed that the Internet of Things has a possible financial value </w:t>
      </w:r>
      <w:r w:rsidR="009F450A">
        <w:rPr>
          <w:color w:val="222222"/>
          <w:highlight w:val="white"/>
        </w:rPr>
        <w:t>of</w:t>
      </w:r>
      <w:r>
        <w:rPr>
          <w:color w:val="222222"/>
          <w:highlight w:val="white"/>
        </w:rPr>
        <w:t xml:space="preserve"> approximately $14 trillion. </w:t>
      </w:r>
      <w:r w:rsidR="009F450A">
        <w:rPr>
          <w:color w:val="222222"/>
          <w:highlight w:val="white"/>
        </w:rPr>
        <w:t>Their reports</w:t>
      </w:r>
      <w:r>
        <w:rPr>
          <w:color w:val="222222"/>
          <w:highlight w:val="white"/>
        </w:rPr>
        <w:t xml:space="preserve"> stated that more than 25 billion devices </w:t>
      </w:r>
      <w:r w:rsidR="009F450A">
        <w:rPr>
          <w:color w:val="222222"/>
          <w:highlight w:val="white"/>
        </w:rPr>
        <w:t>were</w:t>
      </w:r>
      <w:r>
        <w:rPr>
          <w:color w:val="222222"/>
          <w:highlight w:val="white"/>
        </w:rPr>
        <w:t xml:space="preserve"> connected before 2020. It was projected that </w:t>
      </w:r>
      <w:r w:rsidR="00F2314F">
        <w:rPr>
          <w:color w:val="222222"/>
          <w:highlight w:val="white"/>
        </w:rPr>
        <w:t xml:space="preserve">in 2023, </w:t>
      </w:r>
      <w:r>
        <w:rPr>
          <w:color w:val="222222"/>
          <w:highlight w:val="white"/>
        </w:rPr>
        <w:t xml:space="preserve">more than 29.4 billion devices </w:t>
      </w:r>
      <w:r w:rsidR="00CD2A13">
        <w:rPr>
          <w:color w:val="222222"/>
          <w:highlight w:val="white"/>
        </w:rPr>
        <w:t xml:space="preserve">would </w:t>
      </w:r>
      <w:r>
        <w:rPr>
          <w:color w:val="222222"/>
          <w:highlight w:val="white"/>
        </w:rPr>
        <w:t xml:space="preserve">be connected. However, </w:t>
      </w:r>
      <w:r w:rsidR="005D5726">
        <w:rPr>
          <w:color w:val="222222"/>
          <w:highlight w:val="white"/>
        </w:rPr>
        <w:t xml:space="preserve">Intel projects </w:t>
      </w:r>
      <w:r w:rsidR="001934FC">
        <w:rPr>
          <w:color w:val="222222"/>
          <w:highlight w:val="white"/>
        </w:rPr>
        <w:t xml:space="preserve">that </w:t>
      </w:r>
      <w:r w:rsidR="00A0171C">
        <w:rPr>
          <w:color w:val="222222"/>
          <w:highlight w:val="white"/>
        </w:rPr>
        <w:t>by 2025,</w:t>
      </w:r>
      <w:r w:rsidR="001934FC">
        <w:rPr>
          <w:color w:val="222222"/>
          <w:highlight w:val="white"/>
        </w:rPr>
        <w:t xml:space="preserve"> the Internet of Things may reach approximately $ 6.2 trillion in </w:t>
      </w:r>
      <w:r>
        <w:rPr>
          <w:color w:val="222222"/>
          <w:highlight w:val="white"/>
        </w:rPr>
        <w:t>market value. Sensor productions will increase globally</w:t>
      </w:r>
      <w:r w:rsidR="002D1EE6">
        <w:rPr>
          <w:color w:val="222222"/>
          <w:highlight w:val="white"/>
        </w:rPr>
        <w:t>, especially in retail, to 20%, industrial, to 25%, automotive to 31%, power and utilities to 32%, and mining and energy areas to about 33%</w:t>
      </w:r>
      <w:ins w:id="73" w:author="Clif Gekonde" w:date="2025-02-05T12:56:00Z">
        <w:r w:rsidR="002C2EE9">
          <w:rPr>
            <w:color w:val="222222"/>
            <w:highlight w:val="white"/>
          </w:rPr>
          <w:t xml:space="preserve"> </w:t>
        </w:r>
      </w:ins>
      <w:sdt>
        <w:sdtPr>
          <w:rPr>
            <w:color w:val="000000"/>
            <w:highlight w:val="white"/>
          </w:rPr>
          <w:tag w:val="MENDELEY_CITATION_v3_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"/>
          <w:id w:val="-1943054755"/>
          <w:placeholder>
            <w:docPart w:val="DefaultPlaceholder_-1854013440"/>
          </w:placeholder>
        </w:sdtPr>
        <w:sdtContent>
          <w:r w:rsidR="001D69DE" w:rsidRPr="001D69DE">
            <w:rPr>
              <w:color w:val="000000"/>
              <w:highlight w:val="white"/>
            </w:rPr>
            <w:t>(</w:t>
          </w:r>
          <w:proofErr w:type="spellStart"/>
          <w:r w:rsidR="001D69DE" w:rsidRPr="001D69DE">
            <w:rPr>
              <w:color w:val="000000"/>
              <w:highlight w:val="white"/>
            </w:rPr>
            <w:t>Yalli</w:t>
          </w:r>
          <w:proofErr w:type="spellEnd"/>
          <w:r w:rsidR="001D69DE" w:rsidRPr="001D69DE">
            <w:rPr>
              <w:color w:val="000000"/>
              <w:highlight w:val="white"/>
            </w:rPr>
            <w:t xml:space="preserve"> et al., 2024)</w:t>
          </w:r>
        </w:sdtContent>
      </w:sdt>
      <w:r>
        <w:rPr>
          <w:color w:val="222222"/>
          <w:highlight w:val="white"/>
        </w:rPr>
        <w:t xml:space="preserve">. </w:t>
      </w:r>
    </w:p>
    <w:p w14:paraId="2638B5C1" w14:textId="1FE483DE" w:rsidR="00202E93" w:rsidRDefault="007C18A2">
      <w:pPr>
        <w:spacing w:after="160"/>
        <w:rPr>
          <w:color w:val="222222"/>
          <w:highlight w:val="white"/>
        </w:rPr>
      </w:pPr>
      <w:r>
        <w:rPr>
          <w:color w:val="222222"/>
          <w:highlight w:val="white"/>
        </w:rPr>
        <w:t xml:space="preserve">The strength of the above research is that it showcases comprehensive technological advancements. Their research has shown significant progress in the Internet of Things, data processing, enhanced </w:t>
      </w:r>
      <w:r w:rsidR="002D1EE6">
        <w:rPr>
          <w:color w:val="222222"/>
          <w:highlight w:val="white"/>
        </w:rPr>
        <w:t>connectivity,</w:t>
      </w:r>
      <w:r>
        <w:rPr>
          <w:color w:val="222222"/>
          <w:highlight w:val="white"/>
        </w:rPr>
        <w:t xml:space="preserve"> and application development. Their research has acknowledged the criticality of security in the Internet of Things. Their research shows that despite technological advancements, the current technology needs a standardized architecture that hampers the scalability and interoperability in large-scale deployment. This justifies the need for further development of the standardized architecture, which incorporates scalable and interoperable frameworks for the diverse Internet of Things technologies and their applications.  </w:t>
      </w:r>
    </w:p>
    <w:p w14:paraId="3F765F82" w14:textId="1A0A247D" w:rsidR="00202E93" w:rsidRDefault="007C18A2" w:rsidP="00ED411E">
      <w:pPr>
        <w:pStyle w:val="Heading2"/>
        <w:rPr>
          <w:color w:val="000000"/>
        </w:rPr>
      </w:pPr>
      <w:bookmarkStart w:id="74" w:name="_Toc188447059"/>
      <w:r>
        <w:rPr>
          <w:color w:val="000000"/>
        </w:rPr>
        <w:t>2.</w:t>
      </w:r>
      <w:r w:rsidR="00912540">
        <w:rPr>
          <w:color w:val="000000"/>
        </w:rPr>
        <w:t>4</w:t>
      </w:r>
      <w:r>
        <w:rPr>
          <w:color w:val="000000"/>
        </w:rPr>
        <w:t xml:space="preserve"> </w:t>
      </w:r>
      <w:commentRangeStart w:id="75"/>
      <w:r>
        <w:t xml:space="preserve">Application </w:t>
      </w:r>
      <w:r w:rsidR="00DF1BA6">
        <w:t>of</w:t>
      </w:r>
      <w:r w:rsidR="000867AE">
        <w:t xml:space="preserve"> The </w:t>
      </w:r>
      <w:r>
        <w:t xml:space="preserve">Internet </w:t>
      </w:r>
      <w:r w:rsidR="00DF1BA6">
        <w:t>o</w:t>
      </w:r>
      <w:r w:rsidR="000867AE">
        <w:t xml:space="preserve">f Things </w:t>
      </w:r>
      <w:proofErr w:type="gramStart"/>
      <w:r w:rsidR="000867AE">
        <w:t>In</w:t>
      </w:r>
      <w:proofErr w:type="gramEnd"/>
      <w:r w:rsidR="000867AE">
        <w:t xml:space="preserve"> Underground Mining</w:t>
      </w:r>
      <w:bookmarkEnd w:id="74"/>
      <w:commentRangeEnd w:id="75"/>
      <w:r w:rsidR="00327662">
        <w:rPr>
          <w:rStyle w:val="CommentReference"/>
          <w:b w:val="0"/>
        </w:rPr>
        <w:commentReference w:id="75"/>
      </w:r>
    </w:p>
    <w:p w14:paraId="3B3ADB83" w14:textId="03D1631E" w:rsidR="00202E93" w:rsidRDefault="007C18A2">
      <w:r>
        <w:t xml:space="preserve">The emergence of the Internet of Things technology has transformed both surface and underground mining. The Internet of Things has enabled seamless data flow from underground mines to base stations through wireless systems that connect various sensors, devices, and machinery. Underground mining connections pose a unique challenge in connectivity </w:t>
      </w:r>
      <w:r w:rsidR="00CD2A13">
        <w:lastRenderedPageBreak/>
        <w:t>compared to</w:t>
      </w:r>
      <w:r>
        <w:t xml:space="preserve"> open-pit mining. Wireless network systems such as Bluetooth (IEEE802.15), </w:t>
      </w:r>
      <w:proofErr w:type="spellStart"/>
      <w:r>
        <w:t>WiFi</w:t>
      </w:r>
      <w:proofErr w:type="spellEnd"/>
      <w:r>
        <w:t xml:space="preserve"> (IEEE802.11), and WiMAX have been widely used to enhance communications. However, the emergence of new technology, such as ZigBee, which is guided by the Ultra-Wide Band (IEEE 802.15.4), provides innovative solutions</w:t>
      </w:r>
      <w:ins w:id="76" w:author="Clif Gekonde" w:date="2025-02-05T13:10:00Z">
        <w:r w:rsidR="007A1496">
          <w:t xml:space="preserve"> </w:t>
        </w:r>
      </w:ins>
      <w:sdt>
        <w:sdtPr>
          <w:rPr>
            <w:color w:val="000000"/>
          </w:rPr>
          <w:tag w:val="MENDELEY_CITATION_v3_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"/>
          <w:id w:val="543574435"/>
          <w:placeholder>
            <w:docPart w:val="DefaultPlaceholder_-1854013440"/>
          </w:placeholder>
        </w:sdtPr>
        <w:sdtContent>
          <w:r w:rsidR="001D69DE" w:rsidRPr="001D69DE">
            <w:rPr>
              <w:color w:val="000000"/>
            </w:rPr>
            <w:t>(</w:t>
          </w:r>
          <w:proofErr w:type="spellStart"/>
          <w:r w:rsidR="001D69DE" w:rsidRPr="001D69DE">
            <w:rPr>
              <w:color w:val="000000"/>
            </w:rPr>
            <w:t>Pramanik</w:t>
          </w:r>
          <w:proofErr w:type="spellEnd"/>
          <w:r w:rsidR="001D69DE" w:rsidRPr="001D69DE">
            <w:rPr>
              <w:color w:val="000000"/>
            </w:rPr>
            <w:t xml:space="preserve"> et al., 2024)</w:t>
          </w:r>
        </w:sdtContent>
      </w:sdt>
      <w:r>
        <w:t xml:space="preserve">. The Internet of Things has been used for </w:t>
      </w:r>
      <w:commentRangeStart w:id="77"/>
      <w:r>
        <w:t>environmental monitoring in underground mining</w:t>
      </w:r>
      <w:commentRangeEnd w:id="77"/>
      <w:r w:rsidR="007A1496">
        <w:rPr>
          <w:rStyle w:val="CommentReference"/>
        </w:rPr>
        <w:commentReference w:id="77"/>
      </w:r>
      <w:r>
        <w:t>. This technology has enabled the deployment of sensor networks to collect near real-time data on temperature, humidity, and air quality, and it detects harmful gases such as carbon monoxide.</w:t>
      </w:r>
    </w:p>
    <w:p w14:paraId="5C040FE6" w14:textId="61904F5C" w:rsidR="00202E93" w:rsidRDefault="007C18A2">
      <w:r>
        <w:t xml:space="preserve">The technology has used Bluetooth and ZigBee to ensure a safer underground working environment. IoT technology also uses RFID (Radio Frequency </w:t>
      </w:r>
      <w:r w:rsidR="000867AE">
        <w:t>Identification)</w:t>
      </w:r>
      <w:r>
        <w:t xml:space="preserve"> to provide real-time tracking of the local workers. An active RFID device has </w:t>
      </w:r>
      <w:commentRangeStart w:id="78"/>
      <w:r>
        <w:t>performed</w:t>
      </w:r>
      <w:commentRangeEnd w:id="78"/>
      <w:r w:rsidR="007A1496">
        <w:rPr>
          <w:rStyle w:val="CommentReference"/>
        </w:rPr>
        <w:commentReference w:id="78"/>
      </w:r>
      <w:r>
        <w:t xml:space="preserve"> the passive devices as they can extend the communication range to over 100 meters in the open areas compared to the limited 5-10 meters of the passive tags. A global system for mobile communications networks is used to enable efficient communication between underground miners and base station operators. This technology can also automate underground operations and improve operational efficiency. This involves equipment monitoring and control. IoT enables remote monitoring and control of underground mining equipment. This results in real-time performance data. The technology helps collect data on fuel consumption, equipment operation, and maintenance feedback. This data is </w:t>
      </w:r>
      <w:r w:rsidR="005D5726">
        <w:t>essential</w:t>
      </w:r>
      <w:r>
        <w:t xml:space="preserve"> for predictive maintenance and optimizing the performance of the equipment. This technology has also been used to monitor vibrations from </w:t>
      </w:r>
      <w:r w:rsidR="001513B9">
        <w:t>blasting</w:t>
      </w:r>
      <w:r>
        <w:t xml:space="preserve"> and moving vehicles </w:t>
      </w:r>
      <w:sdt>
        <w:sdtPr>
          <w:rPr>
            <w:color w:val="000000"/>
          </w:rPr>
          <w:tag w:val="MENDELEY_CITATION_v3_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"/>
          <w:id w:val="1465312678"/>
          <w:placeholder>
            <w:docPart w:val="DefaultPlaceholder_-1854013440"/>
          </w:placeholder>
        </w:sdtPr>
        <w:sdtContent>
          <w:r w:rsidR="001D69DE" w:rsidRPr="001D69DE">
            <w:rPr>
              <w:color w:val="000000"/>
            </w:rPr>
            <w:t>(Pramanik et al., 2024)</w:t>
          </w:r>
        </w:sdtContent>
      </w:sdt>
      <w:r>
        <w:t xml:space="preserve">. </w:t>
      </w:r>
    </w:p>
    <w:p w14:paraId="74A61CE3" w14:textId="77777777" w:rsidR="00B12DA6" w:rsidRDefault="007C18A2" w:rsidP="00B12DA6">
      <w:r>
        <w:t xml:space="preserve">The strength of </w:t>
      </w:r>
      <w:commentRangeStart w:id="79"/>
      <w:r>
        <w:t xml:space="preserve">this research </w:t>
      </w:r>
      <w:commentRangeEnd w:id="79"/>
      <w:r w:rsidR="00333611">
        <w:rPr>
          <w:rStyle w:val="CommentReference"/>
        </w:rPr>
        <w:commentReference w:id="79"/>
      </w:r>
      <w:r>
        <w:t xml:space="preserve">is that it has demonstrated the effectiveness and feasibility of utilizing wireless sensor nodes to collect real-time data that helps in the early detection of mining hazards and location monitoring and tracing of the personnel. For instance, the Intelligence System at </w:t>
      </w:r>
      <w:proofErr w:type="spellStart"/>
      <w:r>
        <w:t>Shangwan</w:t>
      </w:r>
      <w:proofErr w:type="spellEnd"/>
      <w:r>
        <w:t xml:space="preserve"> Coal Mine has described an advanced wireless sensor node that enhances the previous cable-based monitoring system. The advanced coal mine system can detect fire bursts in their early stages and pinpoint the fire's location inside the mine. The system is also capable of real-time location tracking of the underground miners and, hence, safety measures by tracking the proximity of the underground miners to the hazardous areas or equipment. The weakness of this study is that the research focuses on limited deployments or specific applications. This enables further research on the scalability and reliability of the system to enable reliable data transmission and effective communication of the modules across complex underground mines. The other weakness of the research is that the system lacks </w:t>
      </w:r>
      <w:r>
        <w:lastRenderedPageBreak/>
        <w:t xml:space="preserve">accuracy and reliability in the challenging environment because the signal propagation in the underground mines is usually unpredictable due to the obstacles, dynamic conditions, and multipath. Battery life and power consumption are also significant challenges experienced when maintaining the system because of energy-intensive technologies, such as the UWB, which strains the battery's life and requires frequent charging. The lack of standardization for the IoT architectures and the communication protocols has also made the interoperability and integration of the system challenging. Even though this source offers a proper foundation for understanding the possible Internet of Things in Underground mining, there are various gaps in the development of the standardized Internet of Things architecture, addressing the communication challenges in the harsh underground environment, enhancing energy harvesting techniques, and finally strengthening data security and privacy.   </w:t>
      </w:r>
    </w:p>
    <w:p w14:paraId="7BD43E8C" w14:textId="4791313E" w:rsidR="00202E93" w:rsidRPr="00B12DA6" w:rsidRDefault="007C18A2" w:rsidP="00ED411E">
      <w:pPr>
        <w:pStyle w:val="Heading2"/>
      </w:pPr>
      <w:bookmarkStart w:id="80" w:name="_Toc188447060"/>
      <w:r>
        <w:lastRenderedPageBreak/>
        <w:t>2.</w:t>
      </w:r>
      <w:r w:rsidR="00031808">
        <w:t>5</w:t>
      </w:r>
      <w:r>
        <w:t xml:space="preserve"> The Role of Machine Learning in Underground Mines</w:t>
      </w:r>
      <w:bookmarkEnd w:id="80"/>
    </w:p>
    <w:p w14:paraId="18707E84" w14:textId="2C1934B1" w:rsidR="00202E93" w:rsidDel="00614678" w:rsidRDefault="007C18A2">
      <w:pPr>
        <w:keepNext/>
        <w:keepLines/>
        <w:pBdr>
          <w:top w:val="nil"/>
          <w:left w:val="nil"/>
          <w:bottom w:val="nil"/>
          <w:right w:val="nil"/>
          <w:between w:val="nil"/>
        </w:pBdr>
        <w:spacing w:before="240"/>
        <w:rPr>
          <w:del w:id="81" w:author="Clif Gekonde" w:date="2025-02-05T13:32:00Z"/>
        </w:rPr>
      </w:pPr>
      <w:bookmarkStart w:id="82" w:name="_heading=h.1wg5qy9rczsu" w:colFirst="0" w:colLast="0"/>
      <w:bookmarkEnd w:id="82"/>
      <w:r>
        <w:t xml:space="preserve">Machine learning has become an essential technology in the mining sector, especially in the challenging and complex domain of underground mine planning. </w:t>
      </w:r>
      <w:r w:rsidR="00CD2A13">
        <w:t xml:space="preserve">These technologies' ability to provide predictive insights, process big data, and identify patterns has made them </w:t>
      </w:r>
      <w:r>
        <w:t xml:space="preserve">a significant tool for enhancing safety, improving resource recovery, and optimizing operations. </w:t>
      </w:r>
      <w:r w:rsidR="00706F63">
        <w:t xml:space="preserve">In underground mining, machine learning models have been used </w:t>
      </w:r>
      <w:r>
        <w:t>to optimize drilling and blasting performance. The model has been used to predict various algorithms that have helped fine-tune drilling and blasting parameters</w:t>
      </w:r>
      <w:r w:rsidR="00CD2A13">
        <w:t xml:space="preserve"> </w:t>
      </w:r>
      <w:sdt>
        <w:sdtPr>
          <w:rPr>
            <w:color w:val="000000"/>
          </w:rPr>
          <w:tag w:val="MENDELEY_CITATION_v3_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"/>
          <w:id w:val="-193306118"/>
          <w:placeholder>
            <w:docPart w:val="DefaultPlaceholder_-1854013440"/>
          </w:placeholder>
        </w:sdtPr>
        <w:sdtContent>
          <w:r w:rsidR="001D69DE" w:rsidRPr="001D69DE">
            <w:rPr>
              <w:color w:val="000000"/>
            </w:rPr>
            <w:t>(</w:t>
          </w:r>
          <w:proofErr w:type="spellStart"/>
          <w:r w:rsidR="001D69DE" w:rsidRPr="001D69DE">
            <w:rPr>
              <w:color w:val="000000"/>
            </w:rPr>
            <w:t>Ghojoghi</w:t>
          </w:r>
          <w:proofErr w:type="spellEnd"/>
          <w:r w:rsidR="001D69DE" w:rsidRPr="001D69DE">
            <w:rPr>
              <w:color w:val="000000"/>
            </w:rPr>
            <w:t xml:space="preserve"> et al., 2024)</w:t>
          </w:r>
        </w:sdtContent>
      </w:sdt>
      <w:ins w:id="83" w:author="Clif Gekonde" w:date="2025-02-05T13:28:00Z">
        <w:r w:rsidR="00A5374C">
          <w:rPr>
            <w:color w:val="000000"/>
          </w:rPr>
          <w:t xml:space="preserve">. </w:t>
        </w:r>
      </w:ins>
      <w:r w:rsidR="00CD2A13">
        <w:t>This has maximized efficiency and lowered operational costs</w:t>
      </w:r>
      <w:r>
        <w:t>. Machine learning models have also been used to predict ventilation resistance</w:t>
      </w:r>
      <w:ins w:id="84" w:author="Clif Gekonde" w:date="2025-02-05T13:29:00Z">
        <w:r w:rsidR="00A5374C">
          <w:t xml:space="preserve"> </w:t>
        </w:r>
      </w:ins>
      <w:sdt>
        <w:sdtPr>
          <w:rPr>
            <w:color w:val="000000"/>
          </w:rPr>
          <w:tag w:val="MENDELEY_CITATION_v3_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"/>
          <w:id w:val="1555051588"/>
          <w:placeholder>
            <w:docPart w:val="DefaultPlaceholder_-1854013440"/>
          </w:placeholder>
        </w:sdtPr>
        <w:sdtContent>
          <w:r w:rsidR="001D69DE" w:rsidRPr="001D69DE">
            <w:rPr>
              <w:color w:val="000000"/>
            </w:rPr>
            <w:t xml:space="preserve">(Cao et al., 2024; </w:t>
          </w:r>
          <w:proofErr w:type="spellStart"/>
          <w:r w:rsidR="001D69DE" w:rsidRPr="001D69DE">
            <w:rPr>
              <w:color w:val="000000"/>
            </w:rPr>
            <w:t>Semin</w:t>
          </w:r>
          <w:proofErr w:type="spellEnd"/>
          <w:r w:rsidR="001D69DE" w:rsidRPr="001D69DE">
            <w:rPr>
              <w:color w:val="000000"/>
            </w:rPr>
            <w:t xml:space="preserve"> &amp; </w:t>
          </w:r>
          <w:proofErr w:type="spellStart"/>
          <w:r w:rsidR="001D69DE" w:rsidRPr="001D69DE">
            <w:rPr>
              <w:color w:val="000000"/>
            </w:rPr>
            <w:t>Kormshchikov</w:t>
          </w:r>
          <w:proofErr w:type="spellEnd"/>
          <w:r w:rsidR="001D69DE" w:rsidRPr="001D69DE">
            <w:rPr>
              <w:color w:val="000000"/>
            </w:rPr>
            <w:t>, 2024)</w:t>
          </w:r>
        </w:sdtContent>
      </w:sdt>
      <w:r>
        <w:t xml:space="preserve">. This has enabled </w:t>
      </w:r>
      <w:r w:rsidR="00CD2A13">
        <w:t xml:space="preserve">the </w:t>
      </w:r>
      <w:r>
        <w:t>optimization of the mine's ventilation systems, hence improving the mine's safety and energy efficiency. The model has also been used to simulate underground fires where the technology has offered invaluable tools for training and developing risk mitigation strategies inside the mine's ventilation circuits</w:t>
      </w:r>
      <w:r w:rsidR="00CD2A13">
        <w:t xml:space="preserve"> </w:t>
      </w:r>
      <w:sdt>
        <w:sdtPr>
          <w:rPr>
            <w:color w:val="000000"/>
          </w:rPr>
          <w:tag w:val="MENDELEY_CITATION_v3_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"/>
          <w:id w:val="-1916156445"/>
          <w:placeholder>
            <w:docPart w:val="DefaultPlaceholder_-1854013440"/>
          </w:placeholder>
        </w:sdtPr>
        <w:sdtContent>
          <w:r w:rsidR="001D69DE" w:rsidRPr="001D69DE">
            <w:rPr>
              <w:color w:val="000000"/>
            </w:rPr>
            <w:t>(Gu et al., 2024)</w:t>
          </w:r>
        </w:sdtContent>
      </w:sdt>
      <w:r>
        <w:t>. The model has also been used to predict geotechnical risks such as seismic events and rock bursts, safeguarding the infrastructure and underground personnel</w:t>
      </w:r>
      <w:r w:rsidR="00CD2A13">
        <w:t xml:space="preserve"> </w:t>
      </w:r>
      <w:sdt>
        <w:sdtPr>
          <w:rPr>
            <w:color w:val="000000"/>
          </w:rPr>
          <w:tag w:val="MENDELEY_CITATION_v3_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"/>
          <w:id w:val="-211268702"/>
          <w:placeholder>
            <w:docPart w:val="DefaultPlaceholder_-1854013440"/>
          </w:placeholder>
        </w:sdtPr>
        <w:sdtContent>
          <w:r w:rsidR="001D69DE" w:rsidRPr="001D69DE">
            <w:rPr>
              <w:color w:val="000000"/>
            </w:rPr>
            <w:t>(Cai, 2024; Wojtecki et al., 2022).</w:t>
          </w:r>
        </w:sdtContent>
      </w:sdt>
      <w:ins w:id="85" w:author="Clif Gekonde" w:date="2025-02-05T13:29:00Z">
        <w:r w:rsidR="00A5374C">
          <w:rPr>
            <w:color w:val="000000"/>
          </w:rPr>
          <w:t xml:space="preserve"> </w:t>
        </w:r>
      </w:ins>
      <w:r w:rsidR="00C27312">
        <w:t xml:space="preserve">ML has also been used to indicate mining dilution, where the ore and </w:t>
      </w:r>
      <w:r>
        <w:t>waste rock are mixed</w:t>
      </w:r>
      <w:r w:rsidR="00CD2A13">
        <w:t xml:space="preserve"> </w:t>
      </w:r>
      <w:sdt>
        <w:sdtPr>
          <w:rPr>
            <w:color w:val="000000"/>
          </w:rPr>
          <w:tag w:val="MENDELEY_CITATION_v3_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"/>
          <w:id w:val="1390697147"/>
          <w:placeholder>
            <w:docPart w:val="DefaultPlaceholder_-1854013440"/>
          </w:placeholder>
        </w:sdtPr>
        <w:sdtContent>
          <w:r w:rsidR="001D69DE" w:rsidRPr="001D69DE">
            <w:rPr>
              <w:color w:val="000000"/>
            </w:rPr>
            <w:t>(Yu et al., 2021a)</w:t>
          </w:r>
        </w:sdtContent>
      </w:sdt>
      <w:r>
        <w:t>. This has helped maintain the ore quality and optimize the production schedules. Finally, the ML was also used to carry out ore grade estimation. The advanced machine learning algorithm can assess ore grade variability in the ore body</w:t>
      </w:r>
      <w:ins w:id="86" w:author="Clif Gekonde" w:date="2025-02-05T13:30:00Z">
        <w:r w:rsidR="00A5374C">
          <w:t xml:space="preserve"> </w:t>
        </w:r>
      </w:ins>
      <w:sdt>
        <w:sdtPr>
          <w:rPr>
            <w:color w:val="000000"/>
          </w:rPr>
          <w:tag w:val="MENDELEY_CITATION_v3_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"/>
          <w:id w:val="86891578"/>
          <w:placeholder>
            <w:docPart w:val="DefaultPlaceholder_-1854013440"/>
          </w:placeholder>
        </w:sdtPr>
        <w:sdtContent>
          <w:r w:rsidR="001D69DE" w:rsidRPr="001D69DE">
            <w:rPr>
              <w:color w:val="000000"/>
            </w:rPr>
            <w:t>(</w:t>
          </w:r>
          <w:proofErr w:type="spellStart"/>
          <w:r w:rsidR="001D69DE" w:rsidRPr="001D69DE">
            <w:rPr>
              <w:color w:val="000000"/>
            </w:rPr>
            <w:t>Abbaszadeh</w:t>
          </w:r>
          <w:proofErr w:type="spellEnd"/>
          <w:r w:rsidR="001D69DE" w:rsidRPr="001D69DE">
            <w:rPr>
              <w:color w:val="000000"/>
            </w:rPr>
            <w:t xml:space="preserve"> et al., 2021; </w:t>
          </w:r>
          <w:proofErr w:type="spellStart"/>
          <w:r w:rsidR="001D69DE" w:rsidRPr="001D69DE">
            <w:rPr>
              <w:color w:val="000000"/>
            </w:rPr>
            <w:t>Tsae</w:t>
          </w:r>
          <w:proofErr w:type="spellEnd"/>
          <w:r w:rsidR="001D69DE" w:rsidRPr="001D69DE">
            <w:rPr>
              <w:color w:val="000000"/>
            </w:rPr>
            <w:t xml:space="preserve"> et al., 2023; Yu et al., 2021b)</w:t>
          </w:r>
        </w:sdtContent>
      </w:sdt>
      <w:r>
        <w:t xml:space="preserve">. This has helped optimize the extraction sequences and minimize resource </w:t>
      </w:r>
      <w:commentRangeStart w:id="87"/>
      <w:proofErr w:type="spellStart"/>
      <w:r>
        <w:t>recovery.</w:t>
      </w:r>
      <w:commentRangeEnd w:id="87"/>
      <w:r w:rsidR="00614678">
        <w:rPr>
          <w:rStyle w:val="CommentReference"/>
        </w:rPr>
        <w:commentReference w:id="87"/>
      </w:r>
    </w:p>
    <w:p w14:paraId="2EB258F5" w14:textId="44832ED4" w:rsidR="00202E93" w:rsidRDefault="007C18A2">
      <w:pPr>
        <w:keepNext/>
        <w:keepLines/>
        <w:pBdr>
          <w:top w:val="nil"/>
          <w:left w:val="nil"/>
          <w:bottom w:val="nil"/>
          <w:right w:val="nil"/>
          <w:between w:val="nil"/>
        </w:pBdr>
        <w:spacing w:before="240"/>
      </w:pPr>
      <w:bookmarkStart w:id="88" w:name="_heading=h.i7yx0rhcaaup" w:colFirst="0" w:colLast="0"/>
      <w:bookmarkEnd w:id="88"/>
      <w:r>
        <w:lastRenderedPageBreak/>
        <w:t>Even</w:t>
      </w:r>
      <w:proofErr w:type="spellEnd"/>
      <w:r>
        <w:t xml:space="preserve"> though there have been advancements in machine learning models, their applications to underground mines have experienced various challenges. For instance, most of the current implementations in machine learning are siloed. This means the models focus on specific tasks without integrating with other models. This approach has limited the ability to achieve comprehensive mine planning and optimization of the production schedule. Moreover, when this model technology improves individual predictions, the siloed fragmented approach usually lacks direct connections to the overarching production schedules. This leaves a gap in translating technological benefits into practical outcomes. The other challenge is that it relies on the accuracy and currency of the data used in the mathematical models for production scheduling. The machine learning model relies on </w:t>
      </w:r>
      <w:r w:rsidR="002D1EE6">
        <w:t>static datasets, sometimes outdated as mining conditions evolve.</w:t>
      </w:r>
      <w:r>
        <w:t xml:space="preserve"> This results in discrepancies between the actual production performance and the forecasted schedules. To address these challenges, it is essential to </w:t>
      </w:r>
      <w:r w:rsidR="00FA5FD7">
        <w:t xml:space="preserve">unlock </w:t>
      </w:r>
      <w:r>
        <w:t>the full potential of machine learning in underground mining.</w:t>
      </w:r>
    </w:p>
    <w:p w14:paraId="0B0B8207" w14:textId="4DC0D8CC" w:rsidR="00202E93" w:rsidRDefault="007C18A2">
      <w:pPr>
        <w:keepNext/>
        <w:keepLines/>
        <w:pBdr>
          <w:top w:val="nil"/>
          <w:left w:val="nil"/>
          <w:bottom w:val="nil"/>
          <w:right w:val="nil"/>
          <w:between w:val="nil"/>
        </w:pBdr>
        <w:spacing w:before="240"/>
      </w:pPr>
      <w:bookmarkStart w:id="89" w:name="_heading=h.z6sf6bg8yjc5" w:colFirst="0" w:colLast="0"/>
      <w:bookmarkEnd w:id="89"/>
      <w:r>
        <w:t>This research can be necessary because it will help unlock the full potential of machine learning in predicting the underground environment. This learning is also essential to focus on integrating the machine learning subsystems that will enable the development of synergistic connections between the models. This will allow individual applications to contribute more effectively to</w:t>
      </w:r>
      <w:r w:rsidR="00FA5FD7">
        <w:t xml:space="preserve"> optimizing </w:t>
      </w:r>
      <w:r>
        <w:t xml:space="preserve">IoT </w:t>
      </w:r>
      <w:r w:rsidR="00FA5FD7">
        <w:t>systems</w:t>
      </w:r>
      <w:r>
        <w:t xml:space="preserve">. </w:t>
      </w:r>
      <w:commentRangeStart w:id="90"/>
      <w:r>
        <w:t xml:space="preserve">The creation of the dynamic data updating mechanism will also be important because this will enable the model to be fed with the current data on the evolving underground mining conditions.   Developing the function-specific surrogate model and the centralized data repository is also essential for prediction and thorough analysis. </w:t>
      </w:r>
      <w:commentRangeEnd w:id="90"/>
      <w:r w:rsidR="00327662">
        <w:rPr>
          <w:rStyle w:val="CommentReference"/>
        </w:rPr>
        <w:commentReference w:id="90"/>
      </w:r>
    </w:p>
    <w:p w14:paraId="240AD26B" w14:textId="082AA898" w:rsidR="00202E93" w:rsidRDefault="007C18A2" w:rsidP="00ED411E">
      <w:pPr>
        <w:pStyle w:val="Heading2"/>
      </w:pPr>
      <w:bookmarkStart w:id="91" w:name="_heading=h.zij3zjqdx0lz" w:colFirst="0" w:colLast="0"/>
      <w:bookmarkStart w:id="92" w:name="_Toc188447061"/>
      <w:bookmarkEnd w:id="91"/>
      <w:r>
        <w:t>2.</w:t>
      </w:r>
      <w:r w:rsidR="00031808">
        <w:t>6</w:t>
      </w:r>
      <w:r>
        <w:t xml:space="preserve"> Emergency response system</w:t>
      </w:r>
      <w:bookmarkEnd w:id="92"/>
      <w:r>
        <w:t xml:space="preserve"> </w:t>
      </w:r>
    </w:p>
    <w:p w14:paraId="24C25CD8" w14:textId="58950C15" w:rsidR="003F322C" w:rsidRDefault="007C18A2" w:rsidP="003F322C">
      <w:pPr>
        <w:spacing w:after="160"/>
        <w:rPr>
          <w:color w:val="000000"/>
        </w:rPr>
      </w:pPr>
      <w:r>
        <w:rPr>
          <w:color w:val="222222"/>
        </w:rPr>
        <w:t xml:space="preserve">The development and innovation of new technologies have enhanced the design and </w:t>
      </w:r>
      <w:r w:rsidR="005E714C">
        <w:rPr>
          <w:color w:val="222222"/>
        </w:rPr>
        <w:t>implementation of a safety-pro-monitoring system that can identify possible risks and respond</w:t>
      </w:r>
      <w:r>
        <w:rPr>
          <w:color w:val="222222"/>
        </w:rPr>
        <w:t xml:space="preserve"> quickly to </w:t>
      </w:r>
      <w:r w:rsidR="005E714C">
        <w:rPr>
          <w:color w:val="222222"/>
        </w:rPr>
        <w:t xml:space="preserve">issues. </w:t>
      </w:r>
      <w:r>
        <w:rPr>
          <w:color w:val="222222"/>
        </w:rPr>
        <w:t>The</w:t>
      </w:r>
      <w:r w:rsidR="00413B4F">
        <w:rPr>
          <w:color w:val="222222"/>
        </w:rPr>
        <w:t xml:space="preserve"> </w:t>
      </w:r>
      <w:r>
        <w:rPr>
          <w:color w:val="222222"/>
        </w:rPr>
        <w:t>system comprises a computer integrated with software containing a Mine Warning Index. The Mine Warning Index is a quick and easy assessment of the mine states as a single index</w:t>
      </w:r>
      <w:del w:id="93" w:author="Clif Gekonde" w:date="2025-02-05T13:43:00Z">
        <w:r w:rsidDel="00327662">
          <w:rPr>
            <w:color w:val="222222"/>
          </w:rPr>
          <w:delText>.</w:delText>
        </w:r>
      </w:del>
      <w:ins w:id="94" w:author="Clif Gekonde" w:date="2025-02-05T13:43:00Z">
        <w:r w:rsidR="00327662">
          <w:rPr>
            <w:color w:val="222222"/>
          </w:rPr>
          <w:t xml:space="preserve"> </w:t>
        </w:r>
      </w:ins>
      <w:sdt>
        <w:sdtPr>
          <w:rPr>
            <w:color w:val="000000"/>
          </w:rPr>
          <w:tag w:val="MENDELEY_CITATION_v3_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"/>
          <w:id w:val="-1418001925"/>
          <w:placeholder>
            <w:docPart w:val="DefaultPlaceholder_-1854013440"/>
          </w:placeholder>
        </w:sdtPr>
        <w:sdtContent>
          <w:r w:rsidR="001D69DE" w:rsidRPr="001D69DE">
            <w:rPr>
              <w:color w:val="000000"/>
            </w:rPr>
            <w:t>(Jo &amp; Khan, 2017)</w:t>
          </w:r>
        </w:sdtContent>
      </w:sdt>
      <w:ins w:id="95" w:author="Clif Gekonde" w:date="2025-02-05T13:43:00Z">
        <w:r w:rsidR="00327662">
          <w:rPr>
            <w:color w:val="000000"/>
          </w:rPr>
          <w:t>.</w:t>
        </w:r>
      </w:ins>
      <w:r>
        <w:rPr>
          <w:color w:val="222222"/>
        </w:rPr>
        <w:t xml:space="preserve"> The Mine Warning Index provides a platform to monitor the state of the underground mines </w:t>
      </w:r>
      <w:r w:rsidR="00CD2A13">
        <w:rPr>
          <w:color w:val="222222"/>
        </w:rPr>
        <w:t xml:space="preserve">to see </w:t>
      </w:r>
      <w:r>
        <w:rPr>
          <w:color w:val="222222"/>
        </w:rPr>
        <w:t>if it is normal or abnormal. The index depends on the threshold limits values of the underground gas concentrations, temperature, and humidity. The threshold limits depend on </w:t>
      </w:r>
      <w:r>
        <w:rPr>
          <w:color w:val="000000"/>
        </w:rPr>
        <w:t xml:space="preserve">the exposure limits that represent the concentrations of the airborne individual chemical substance, which should neither impair the health of the underground miners nor cause undue discomfort, according to the current knowledge of nearly all the </w:t>
      </w:r>
      <w:r>
        <w:rPr>
          <w:color w:val="000000"/>
        </w:rPr>
        <w:lastRenderedPageBreak/>
        <w:t>workers.  In addition, the exposure limits guard against the irritations or the narcosis that precipitates industrial accidents.</w:t>
      </w:r>
      <w:r>
        <w:rPr>
          <w:color w:val="222222"/>
        </w:rPr>
        <w:t> </w:t>
      </w:r>
      <w:r>
        <w:rPr>
          <w:color w:val="000000"/>
        </w:rPr>
        <w:t xml:space="preserve">Time-weighted average (TWA) is the exposure limits of underground workers to airborne contaminants over 8 hours per workday. During the average period of 8 hours, the exposure of the TWA limits is permitted, providing that the equivalent excursions below the limits for the working day compensate for the </w:t>
      </w:r>
      <w:commentRangeStart w:id="96"/>
      <w:r>
        <w:rPr>
          <w:color w:val="000000"/>
        </w:rPr>
        <w:t xml:space="preserve">excursions. Extractions </w:t>
      </w:r>
      <w:commentRangeEnd w:id="96"/>
      <w:r w:rsidR="000B32EE">
        <w:rPr>
          <w:rStyle w:val="CommentReference"/>
        </w:rPr>
        <w:commentReference w:id="96"/>
      </w:r>
      <w:r>
        <w:rPr>
          <w:color w:val="000000"/>
        </w:rPr>
        <w:t xml:space="preserve">exceeding the TWA concentrations should be restricted because some substances give rise to acute health effects despite brief exposure to high concentrations. Short-term exposures STELs are expressed as the </w:t>
      </w:r>
      <w:r w:rsidR="002D1EE6">
        <w:rPr>
          <w:color w:val="000000"/>
        </w:rPr>
        <w:t>airborne concentrations</w:t>
      </w:r>
      <w:r>
        <w:rPr>
          <w:color w:val="000000"/>
        </w:rPr>
        <w:t xml:space="preserve"> averaged for up to 15 minutes. Underground miners should not be exposed to this condition continuously for more than 15 minutes or more than 4 times per working day</w:t>
      </w:r>
      <w:ins w:id="97" w:author="Clif Gekonde" w:date="2025-02-05T14:12:00Z">
        <w:r w:rsidR="000B32EE">
          <w:rPr>
            <w:color w:val="000000"/>
          </w:rPr>
          <w:t xml:space="preserve"> </w:t>
        </w:r>
      </w:ins>
      <w:sdt>
        <w:sdtPr>
          <w:rPr>
            <w:color w:val="000000"/>
          </w:rPr>
          <w:tag w:val="MENDELEY_CITATION_v3_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"/>
          <w:id w:val="2126347973"/>
          <w:placeholder>
            <w:docPart w:val="DefaultPlaceholder_-1854013440"/>
          </w:placeholder>
        </w:sdtPr>
        <w:sdtContent>
          <w:r w:rsidR="001D69DE" w:rsidRPr="001D69DE">
            <w:rPr>
              <w:color w:val="000000"/>
            </w:rPr>
            <w:t>(Jo &amp; Khan, 2017)</w:t>
          </w:r>
        </w:sdtContent>
      </w:sdt>
      <w:r>
        <w:rPr>
          <w:color w:val="000000"/>
        </w:rPr>
        <w:t>.</w:t>
      </w:r>
      <w:r>
        <w:rPr>
          <w:color w:val="222222"/>
        </w:rPr>
        <w:t> </w:t>
      </w:r>
      <w:r>
        <w:rPr>
          <w:color w:val="000000"/>
        </w:rPr>
        <w:t xml:space="preserve">The </w:t>
      </w:r>
      <w:del w:id="98" w:author="Clif Gekonde" w:date="2025-02-05T14:12:00Z">
        <w:r w:rsidDel="000B32EE">
          <w:rPr>
            <w:color w:val="000000"/>
          </w:rPr>
          <w:delText xml:space="preserve">Ceiling </w:delText>
        </w:r>
      </w:del>
      <w:ins w:id="99" w:author="Clif Gekonde" w:date="2025-02-05T14:12:00Z">
        <w:r w:rsidR="000B32EE">
          <w:rPr>
            <w:color w:val="000000"/>
          </w:rPr>
          <w:t>c</w:t>
        </w:r>
        <w:r w:rsidR="000B32EE">
          <w:rPr>
            <w:color w:val="000000"/>
          </w:rPr>
          <w:t xml:space="preserve">eiling </w:t>
        </w:r>
      </w:ins>
      <w:del w:id="100" w:author="Clif Gekonde" w:date="2025-02-05T14:12:00Z">
        <w:r w:rsidDel="000B32EE">
          <w:rPr>
            <w:color w:val="000000"/>
          </w:rPr>
          <w:delText xml:space="preserve">Some </w:delText>
        </w:r>
      </w:del>
      <w:ins w:id="101" w:author="Clif Gekonde" w:date="2025-02-05T14:12:00Z">
        <w:r w:rsidR="000B32EE">
          <w:rPr>
            <w:color w:val="000000"/>
          </w:rPr>
          <w:t>s</w:t>
        </w:r>
        <w:r w:rsidR="000B32EE">
          <w:rPr>
            <w:color w:val="000000"/>
          </w:rPr>
          <w:t xml:space="preserve">ome </w:t>
        </w:r>
      </w:ins>
      <w:r>
        <w:rPr>
          <w:color w:val="000000"/>
        </w:rPr>
        <w:t>gases have a TLV with a maximum limit that can never be surpassed because they are hazardous.</w:t>
      </w:r>
      <w:bookmarkStart w:id="102" w:name="_Toc184769077"/>
    </w:p>
    <w:p w14:paraId="5448B999" w14:textId="77777777" w:rsidR="00E9775E" w:rsidRDefault="00E9775E" w:rsidP="003F322C">
      <w:pPr>
        <w:spacing w:after="160"/>
        <w:rPr>
          <w:color w:val="000000"/>
        </w:rPr>
      </w:pPr>
    </w:p>
    <w:p w14:paraId="4CE46BB4" w14:textId="77777777" w:rsidR="00E9775E" w:rsidRDefault="00E9775E" w:rsidP="003F322C">
      <w:pPr>
        <w:spacing w:after="160"/>
        <w:rPr>
          <w:color w:val="000000"/>
        </w:rPr>
      </w:pPr>
    </w:p>
    <w:p w14:paraId="3972C765" w14:textId="77777777" w:rsidR="00E9775E" w:rsidRDefault="00E9775E" w:rsidP="003F322C">
      <w:pPr>
        <w:spacing w:after="160"/>
        <w:rPr>
          <w:color w:val="000000"/>
        </w:rPr>
      </w:pPr>
    </w:p>
    <w:p w14:paraId="69DD1F2F" w14:textId="77777777" w:rsidR="00E9775E" w:rsidRDefault="00E9775E" w:rsidP="003F322C">
      <w:pPr>
        <w:spacing w:after="160"/>
        <w:rPr>
          <w:color w:val="000000"/>
        </w:rPr>
      </w:pPr>
    </w:p>
    <w:p w14:paraId="6790AD59" w14:textId="77777777" w:rsidR="00E9775E" w:rsidRDefault="00E9775E" w:rsidP="003F322C">
      <w:pPr>
        <w:spacing w:after="160"/>
        <w:rPr>
          <w:color w:val="000000"/>
        </w:rPr>
      </w:pPr>
    </w:p>
    <w:p w14:paraId="0ACB25DE" w14:textId="77777777" w:rsidR="00E9775E" w:rsidRDefault="00E9775E" w:rsidP="003F322C">
      <w:pPr>
        <w:spacing w:after="160"/>
        <w:rPr>
          <w:color w:val="000000"/>
        </w:rPr>
      </w:pPr>
    </w:p>
    <w:p w14:paraId="5A94173F" w14:textId="77777777" w:rsidR="00E9775E" w:rsidRDefault="00E9775E" w:rsidP="003F322C">
      <w:pPr>
        <w:spacing w:after="160"/>
        <w:rPr>
          <w:color w:val="000000"/>
        </w:rPr>
      </w:pPr>
    </w:p>
    <w:p w14:paraId="5FBD8860" w14:textId="77777777" w:rsidR="00E9775E" w:rsidRDefault="00E9775E" w:rsidP="003F322C">
      <w:pPr>
        <w:spacing w:after="160"/>
        <w:rPr>
          <w:color w:val="000000"/>
        </w:rPr>
      </w:pPr>
    </w:p>
    <w:p w14:paraId="13183088" w14:textId="77777777" w:rsidR="00E9775E" w:rsidRDefault="00E9775E" w:rsidP="003F322C">
      <w:pPr>
        <w:spacing w:after="160"/>
        <w:rPr>
          <w:color w:val="000000"/>
        </w:rPr>
      </w:pPr>
    </w:p>
    <w:p w14:paraId="08EEDFE6" w14:textId="77777777" w:rsidR="00E9775E" w:rsidRDefault="00E9775E" w:rsidP="003F322C">
      <w:pPr>
        <w:spacing w:after="160"/>
        <w:rPr>
          <w:color w:val="000000"/>
        </w:rPr>
      </w:pPr>
    </w:p>
    <w:p w14:paraId="3969CA19" w14:textId="77777777" w:rsidR="00E9775E" w:rsidRDefault="00E9775E" w:rsidP="003F322C">
      <w:pPr>
        <w:spacing w:after="160"/>
        <w:rPr>
          <w:color w:val="000000"/>
        </w:rPr>
      </w:pPr>
    </w:p>
    <w:p w14:paraId="4A46C96D" w14:textId="77777777" w:rsidR="00E9775E" w:rsidRDefault="00E9775E" w:rsidP="003F322C">
      <w:pPr>
        <w:spacing w:after="160"/>
        <w:rPr>
          <w:color w:val="000000"/>
        </w:rPr>
      </w:pPr>
    </w:p>
    <w:p w14:paraId="52A515A3" w14:textId="77777777" w:rsidR="00E9775E" w:rsidRDefault="00E9775E" w:rsidP="003F322C">
      <w:pPr>
        <w:spacing w:after="160"/>
        <w:rPr>
          <w:color w:val="000000"/>
        </w:rPr>
      </w:pPr>
    </w:p>
    <w:p w14:paraId="711F5D49" w14:textId="77777777" w:rsidR="00E9775E" w:rsidRDefault="00E9775E" w:rsidP="003F322C">
      <w:pPr>
        <w:spacing w:after="160"/>
        <w:rPr>
          <w:color w:val="000000"/>
        </w:rPr>
      </w:pPr>
    </w:p>
    <w:p w14:paraId="057B0388" w14:textId="11FCA903" w:rsidR="00E9775E" w:rsidRDefault="00E9775E" w:rsidP="003F322C">
      <w:pPr>
        <w:spacing w:after="160"/>
        <w:rPr>
          <w:color w:val="222222"/>
        </w:rPr>
      </w:pPr>
      <w:r>
        <w:rPr>
          <w:color w:val="000000"/>
        </w:rPr>
        <w:br w:type="page"/>
      </w:r>
    </w:p>
    <w:p w14:paraId="16FA9749" w14:textId="2A76A5C6" w:rsidR="00202E93" w:rsidRPr="003F322C" w:rsidRDefault="007C18A2" w:rsidP="00ED411E">
      <w:pPr>
        <w:pStyle w:val="Heading1"/>
        <w:rPr>
          <w:color w:val="222222"/>
        </w:rPr>
      </w:pPr>
      <w:bookmarkStart w:id="103" w:name="_Toc188447062"/>
      <w:r>
        <w:lastRenderedPageBreak/>
        <w:t>3. METHODOLOGY</w:t>
      </w:r>
      <w:bookmarkEnd w:id="102"/>
      <w:bookmarkEnd w:id="103"/>
    </w:p>
    <w:p w14:paraId="268A9720" w14:textId="77777777" w:rsidR="00202E93" w:rsidRPr="00ED411E" w:rsidRDefault="007C18A2" w:rsidP="00ED411E">
      <w:pPr>
        <w:pStyle w:val="Heading2"/>
        <w:rPr>
          <w:highlight w:val="white"/>
        </w:rPr>
      </w:pPr>
      <w:bookmarkStart w:id="104" w:name="_Toc188447063"/>
      <w:r w:rsidRPr="00ED411E">
        <w:rPr>
          <w:highlight w:val="white"/>
        </w:rPr>
        <w:t>Introduction</w:t>
      </w:r>
      <w:bookmarkEnd w:id="104"/>
    </w:p>
    <w:p w14:paraId="2DD464AB" w14:textId="0E8B75C6" w:rsidR="00202E93" w:rsidRDefault="007C18A2">
      <w:pPr>
        <w:rPr>
          <w:color w:val="222222"/>
          <w:highlight w:val="white"/>
        </w:rPr>
      </w:pPr>
      <w:r>
        <w:rPr>
          <w:color w:val="222222"/>
          <w:highlight w:val="white"/>
        </w:rPr>
        <w:t xml:space="preserve">Chapter three of this research will define the research methods and the logical steps of achieving the research methods. The primary research method of this project will be conducting a study, literature review, and conceptual </w:t>
      </w:r>
      <w:del w:id="105" w:author="Clif Gekonde" w:date="2025-02-05T14:13:00Z">
        <w:r w:rsidDel="0046441D">
          <w:rPr>
            <w:color w:val="222222"/>
            <w:highlight w:val="white"/>
          </w:rPr>
          <w:delText>modeling</w:delText>
        </w:r>
      </w:del>
      <w:ins w:id="106" w:author="Clif Gekonde" w:date="2025-02-05T14:13:00Z">
        <w:r w:rsidR="0046441D">
          <w:rPr>
            <w:color w:val="222222"/>
            <w:highlight w:val="white"/>
          </w:rPr>
          <w:t>modelling</w:t>
        </w:r>
      </w:ins>
      <w:r>
        <w:rPr>
          <w:color w:val="222222"/>
          <w:highlight w:val="white"/>
        </w:rPr>
        <w:t>. After understanding the structured approach of the system, the steps will be:</w:t>
      </w:r>
    </w:p>
    <w:p w14:paraId="4826B6E2" w14:textId="0FF5FD9A" w:rsidR="00202E93" w:rsidRDefault="007C18A2" w:rsidP="00ED411E">
      <w:pPr>
        <w:pStyle w:val="Heading2"/>
      </w:pPr>
      <w:bookmarkStart w:id="107" w:name="_Toc188447064"/>
      <w:r>
        <w:t xml:space="preserve">3.1 Designing </w:t>
      </w:r>
      <w:r w:rsidR="002E7E9B">
        <w:t xml:space="preserve">an </w:t>
      </w:r>
      <w:r>
        <w:t xml:space="preserve">Internet </w:t>
      </w:r>
      <w:r w:rsidR="00853D13">
        <w:t>o</w:t>
      </w:r>
      <w:r w:rsidR="002E7E9B">
        <w:t xml:space="preserve">f </w:t>
      </w:r>
      <w:r>
        <w:t xml:space="preserve">Things </w:t>
      </w:r>
      <w:r w:rsidR="002E7E9B">
        <w:t>(</w:t>
      </w:r>
      <w:r w:rsidR="00853D13">
        <w:t>IoT</w:t>
      </w:r>
      <w:r w:rsidR="002E7E9B">
        <w:t xml:space="preserve">) Sensor Network Monitoring System </w:t>
      </w:r>
      <w:proofErr w:type="gramStart"/>
      <w:r w:rsidR="002E7E9B">
        <w:t>With</w:t>
      </w:r>
      <w:proofErr w:type="gramEnd"/>
      <w:r w:rsidR="002E7E9B">
        <w:t xml:space="preserve"> </w:t>
      </w:r>
      <w:r w:rsidR="00CD2A13">
        <w:t xml:space="preserve">an </w:t>
      </w:r>
      <w:r w:rsidR="002E7E9B">
        <w:t>Emergency Response System For Underground Mines</w:t>
      </w:r>
      <w:bookmarkEnd w:id="107"/>
    </w:p>
    <w:p w14:paraId="1042CFE0" w14:textId="51CAC9F8" w:rsidR="00202E93" w:rsidRDefault="007C18A2">
      <w:r>
        <w:t xml:space="preserve">The study will examine the technological research gap and how the technology can be successfully implemented for artisanal and small-scale miners. The study will use wireless technology to transfer data from the underground mines to the base station. This will be achieved using modern sensors such as MQ7, MQ135, DHT11, and SDS001 sensors to measure the standard underground environmental parameters that affect the underground miners. The data will then be processed locally with Arduino Uno's microcontroller and transferred to the base station through the ZigBee modules. The data will then be processed on Raspberry Pi4. Raspberry Pi4 will act as the system's local server. Based on the understanding, a modern IoT system will be designed and developed using an app eraser </w:t>
      </w:r>
      <w:proofErr w:type="spellStart"/>
      <w:r>
        <w:t>i</w:t>
      </w:r>
      <w:r w:rsidR="00F627F3">
        <w:t>a</w:t>
      </w:r>
      <w:r>
        <w:t>.</w:t>
      </w:r>
      <w:proofErr w:type="spellEnd"/>
      <w:r>
        <w:t xml:space="preserve"> A virtual prototype of the Internet of Things system will be designed to simulate the performance and the data transmissions from the underground to the base station. An experimental setup of a physical prototype will be developed to validate the sensor performance in actual and simulated underground mine conditions. The miners will then be trained on how to use the technology. Data will be collected for further analysis. An alarm system with LED lights will give feedback to the underground miners. A survey will gather the underground miners' views on the technology's reliability, accuracy, and constraints. </w:t>
      </w:r>
    </w:p>
    <w:p w14:paraId="6E2D7AB2" w14:textId="77777777" w:rsidR="00202E93" w:rsidRDefault="00202E93"/>
    <w:p w14:paraId="751D50E1" w14:textId="77777777" w:rsidR="00202E93" w:rsidRDefault="00202E93">
      <w:pPr>
        <w:keepNext/>
        <w:keepLines/>
        <w:pBdr>
          <w:top w:val="nil"/>
          <w:left w:val="nil"/>
          <w:bottom w:val="nil"/>
          <w:right w:val="nil"/>
          <w:between w:val="nil"/>
        </w:pBdr>
        <w:spacing w:before="240"/>
        <w:rPr>
          <w:b/>
        </w:rPr>
      </w:pPr>
      <w:bookmarkStart w:id="108" w:name="_heading=h.mwgbc8rh273e" w:colFirst="0" w:colLast="0"/>
      <w:bookmarkEnd w:id="108"/>
    </w:p>
    <w:p w14:paraId="5BE3C312" w14:textId="77777777" w:rsidR="005D4ACD" w:rsidRDefault="005D4ACD" w:rsidP="005D4ACD">
      <w:pPr>
        <w:keepNext/>
      </w:pPr>
      <w:r>
        <w:rPr>
          <w:noProof/>
        </w:rPr>
        <w:drawing>
          <wp:inline distT="0" distB="0" distL="0" distR="0" wp14:anchorId="60A5BB92" wp14:editId="33332B70">
            <wp:extent cx="5730875" cy="3487420"/>
            <wp:effectExtent l="0" t="0" r="3175" b="0"/>
            <wp:docPr id="1541952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487420"/>
                    </a:xfrm>
                    <a:prstGeom prst="rect">
                      <a:avLst/>
                    </a:prstGeom>
                    <a:noFill/>
                  </pic:spPr>
                </pic:pic>
              </a:graphicData>
            </a:graphic>
          </wp:inline>
        </w:drawing>
      </w:r>
    </w:p>
    <w:p w14:paraId="00B4CA91" w14:textId="5A38606D" w:rsidR="00202E93" w:rsidRDefault="005D4ACD" w:rsidP="005D4ACD">
      <w:pPr>
        <w:pStyle w:val="Caption"/>
      </w:pPr>
      <w:r>
        <w:t xml:space="preserve">Figure </w:t>
      </w:r>
      <w:fldSimple w:instr=" SEQ Figure \* ARABIC ">
        <w:r>
          <w:rPr>
            <w:noProof/>
          </w:rPr>
          <w:t>1</w:t>
        </w:r>
      </w:fldSimple>
      <w:r>
        <w:t>: Sensor Node placed at the production area</w:t>
      </w:r>
    </w:p>
    <w:p w14:paraId="315296C8" w14:textId="77777777" w:rsidR="005D4ACD" w:rsidRDefault="005D4ACD" w:rsidP="005D4ACD">
      <w:pPr>
        <w:keepNext/>
      </w:pPr>
      <w:r>
        <w:rPr>
          <w:noProof/>
        </w:rPr>
        <w:drawing>
          <wp:inline distT="0" distB="0" distL="0" distR="0" wp14:anchorId="36A072D7" wp14:editId="0213613D">
            <wp:extent cx="5731510" cy="2955290"/>
            <wp:effectExtent l="0" t="0" r="2540" b="0"/>
            <wp:docPr id="1755475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786D8253" w14:textId="11BCE3DF" w:rsidR="005D4ACD" w:rsidRPr="005D4ACD" w:rsidRDefault="005D4ACD" w:rsidP="005D4ACD">
      <w:pPr>
        <w:pStyle w:val="Caption"/>
      </w:pPr>
      <w:r>
        <w:t xml:space="preserve">Figure </w:t>
      </w:r>
      <w:fldSimple w:instr=" SEQ Figure \* ARABIC ">
        <w:r>
          <w:rPr>
            <w:noProof/>
          </w:rPr>
          <w:t>2</w:t>
        </w:r>
      </w:fldSimple>
      <w:r>
        <w:t>: Router Node placed at the Underground Base Station</w:t>
      </w:r>
    </w:p>
    <w:p w14:paraId="32CBD5D9" w14:textId="617199CD" w:rsidR="00202E93" w:rsidRDefault="00202E93">
      <w:pPr>
        <w:keepNext/>
      </w:pPr>
    </w:p>
    <w:p w14:paraId="7D8841AF" w14:textId="63DC82A5" w:rsidR="00202E93" w:rsidRDefault="007C18A2" w:rsidP="004714D5">
      <w:pPr>
        <w:pStyle w:val="Heading2"/>
      </w:pPr>
      <w:bookmarkStart w:id="109" w:name="_Toc188447065"/>
      <w:r>
        <w:t xml:space="preserve">3.2 Integrating </w:t>
      </w:r>
      <w:r w:rsidR="002E7E9B">
        <w:t xml:space="preserve">Machine Learning Model </w:t>
      </w:r>
      <w:proofErr w:type="gramStart"/>
      <w:r w:rsidR="002E7E9B">
        <w:t>To</w:t>
      </w:r>
      <w:proofErr w:type="gramEnd"/>
      <w:r w:rsidR="002E7E9B">
        <w:t xml:space="preserve"> Improve Emergency Response System And Predict The Underground Mine Conditions</w:t>
      </w:r>
      <w:bookmarkEnd w:id="109"/>
      <w:r w:rsidR="002E7E9B">
        <w:t xml:space="preserve"> </w:t>
      </w:r>
    </w:p>
    <w:p w14:paraId="386042FB" w14:textId="0B83FF6F" w:rsidR="00202E93" w:rsidRDefault="007C18A2">
      <w:pPr>
        <w:pBdr>
          <w:top w:val="nil"/>
          <w:left w:val="nil"/>
          <w:bottom w:val="nil"/>
          <w:right w:val="nil"/>
          <w:between w:val="nil"/>
        </w:pBdr>
      </w:pPr>
      <w:r>
        <w:t xml:space="preserve">The second step will be integrating machine learning models to evaluate the data parameters and provide an innovative emergency response system that will notify the underground miners about the situation. A ruled-based algorithm will analyze the stored data and trigger the alarms and LED lights for the predefined thresholds. The integrated emergency protocols will be simulated using machine learning models and decision trees. The integrated response system will be tested in underground mining conditions. A survey will be conducted to collect feedback from the underground miners on how the system is effective. This will be important for refining the system further. The system will use mine environment index thresholds to identify gas accumulations, particulate matter, temperature, and humidity. Machine learning algorithms will predict and project underground conditions for future planning. Google Calob will be the environment used to train the machine to predict underground data. Based on the model, a suitable machine-learning algorithm will be chosen for time-series predictions or regression tasks. The recorded dataset will be split into training, validation, and test data, e.g. (70-20-10) %. The model will be trained using three weeks of historical data and validated using the unseen data. The evaluation performance of the model will be done using metrics such as the Mean Absolute Error, Root Mean Square Error, and R-squared. </w:t>
      </w:r>
      <w:r w:rsidR="00CD2A13">
        <w:t>Hyperparameter</w:t>
      </w:r>
      <w:r>
        <w:t xml:space="preserve"> tuning will be performed to optimize the model. </w:t>
      </w:r>
    </w:p>
    <w:p w14:paraId="6D0B0F84" w14:textId="46F0A31E" w:rsidR="00BA1484" w:rsidRPr="00B9225D" w:rsidRDefault="00BA1484" w:rsidP="00ED411E">
      <w:pPr>
        <w:pStyle w:val="Heading2"/>
      </w:pPr>
      <w:bookmarkStart w:id="110" w:name="_Toc188447066"/>
      <w:r w:rsidRPr="00B9225D">
        <w:t>3.</w:t>
      </w:r>
      <w:r w:rsidR="00034CE7">
        <w:t>3</w:t>
      </w:r>
      <w:r w:rsidRPr="00B9225D">
        <w:t xml:space="preserve"> Develop </w:t>
      </w:r>
      <w:r w:rsidR="00B9225D" w:rsidRPr="00B9225D">
        <w:t xml:space="preserve">A Two-Way Emergency System </w:t>
      </w:r>
      <w:proofErr w:type="gramStart"/>
      <w:r w:rsidR="00B9225D" w:rsidRPr="00B9225D">
        <w:t>To</w:t>
      </w:r>
      <w:proofErr w:type="gramEnd"/>
      <w:r w:rsidR="00B9225D" w:rsidRPr="00B9225D">
        <w:t xml:space="preserve"> Enhance The Communication System During An Emergency.</w:t>
      </w:r>
      <w:bookmarkEnd w:id="110"/>
      <w:r w:rsidR="00B9225D" w:rsidRPr="00B9225D">
        <w:t xml:space="preserve"> </w:t>
      </w:r>
    </w:p>
    <w:p w14:paraId="017B1B77" w14:textId="13036EFD" w:rsidR="007B4D80" w:rsidRDefault="007B4D80">
      <w:r>
        <w:t xml:space="preserve">The designed system will focus on creating a robust architecture </w:t>
      </w:r>
      <w:r w:rsidR="008F6E9D">
        <w:t xml:space="preserve">that enables </w:t>
      </w:r>
      <w:r>
        <w:t xml:space="preserve">communication between the underground miners and the support staff on the underground surface. </w:t>
      </w:r>
      <w:r w:rsidR="00E12293">
        <w:t xml:space="preserve">A communication network diagram will visualize the connections between the IP </w:t>
      </w:r>
      <w:r w:rsidR="008F6E9D">
        <w:t xml:space="preserve">phone switches and Raspberry Pi, ensuring </w:t>
      </w:r>
      <w:r w:rsidR="00552C1D">
        <w:t>system configuration and layout clarity</w:t>
      </w:r>
      <w:r w:rsidR="008F6E9D">
        <w:t>.</w:t>
      </w:r>
      <w:r w:rsidR="00E809B1">
        <w:t xml:space="preserve"> Raspberry Pi will serve as </w:t>
      </w:r>
      <w:r w:rsidR="00294D2F">
        <w:t>an auxiliary D</w:t>
      </w:r>
      <w:r w:rsidR="00552C1D">
        <w:t xml:space="preserve">ynamic </w:t>
      </w:r>
      <w:r w:rsidR="00294D2F">
        <w:t>H</w:t>
      </w:r>
      <w:r w:rsidR="00552C1D">
        <w:t xml:space="preserve">ost </w:t>
      </w:r>
      <w:r w:rsidR="00294D2F">
        <w:t>C</w:t>
      </w:r>
      <w:r w:rsidR="00552C1D">
        <w:t xml:space="preserve">onfiguration Protocols </w:t>
      </w:r>
      <w:r w:rsidR="00294D2F">
        <w:t xml:space="preserve">server that will dynamically allocate the IP address and work as the central server for </w:t>
      </w:r>
      <w:commentRangeStart w:id="111"/>
      <w:r w:rsidR="00E809B1">
        <w:t xml:space="preserve">communications. </w:t>
      </w:r>
      <w:r w:rsidR="00B9225D">
        <w:t xml:space="preserve"> </w:t>
      </w:r>
      <w:commentRangeEnd w:id="111"/>
      <w:r w:rsidR="00633C5E">
        <w:rPr>
          <w:rStyle w:val="CommentReference"/>
        </w:rPr>
        <w:commentReference w:id="111"/>
      </w:r>
    </w:p>
    <w:p w14:paraId="1B466BE1" w14:textId="39043658" w:rsidR="007B4D80" w:rsidDel="0046535C" w:rsidRDefault="007B4D80">
      <w:pPr>
        <w:rPr>
          <w:del w:id="112" w:author="Clif Gekonde" w:date="2025-02-05T12:06:00Z"/>
        </w:rPr>
      </w:pPr>
    </w:p>
    <w:p w14:paraId="0E0082DB" w14:textId="71A59DFD" w:rsidR="00BA1484" w:rsidDel="0046535C" w:rsidRDefault="00BA1484">
      <w:pPr>
        <w:rPr>
          <w:del w:id="113" w:author="Clif Gekonde" w:date="2025-02-05T12:06:00Z"/>
        </w:rPr>
      </w:pPr>
    </w:p>
    <w:p w14:paraId="593A8DB7" w14:textId="79AAF2CF" w:rsidR="00202E93" w:rsidDel="0046535C" w:rsidRDefault="00202E93">
      <w:pPr>
        <w:rPr>
          <w:del w:id="114" w:author="Clif Gekonde" w:date="2025-02-05T12:06:00Z"/>
        </w:rPr>
      </w:pPr>
    </w:p>
    <w:p w14:paraId="72551A3F" w14:textId="77777777" w:rsidR="00202E93" w:rsidRDefault="007C18A2">
      <w:r>
        <w:br w:type="page"/>
      </w:r>
    </w:p>
    <w:p w14:paraId="45DCDFA4" w14:textId="77777777" w:rsidR="00202E93" w:rsidRDefault="007C18A2" w:rsidP="00ED411E">
      <w:pPr>
        <w:pStyle w:val="Heading1"/>
      </w:pPr>
      <w:bookmarkStart w:id="115" w:name="_Toc184769078"/>
      <w:bookmarkStart w:id="116" w:name="_Toc188447067"/>
      <w:r>
        <w:lastRenderedPageBreak/>
        <w:t>CHAPTER FOUR: EXPECTED RESULTS, WORK PLAN AND BUDGET</w:t>
      </w:r>
      <w:bookmarkEnd w:id="115"/>
      <w:bookmarkEnd w:id="116"/>
    </w:p>
    <w:p w14:paraId="457C810D" w14:textId="77777777" w:rsidR="00202E93" w:rsidRPr="00ED411E" w:rsidRDefault="007C18A2" w:rsidP="00ED411E">
      <w:pPr>
        <w:pStyle w:val="Heading2"/>
      </w:pPr>
      <w:bookmarkStart w:id="117" w:name="_Toc184769079"/>
      <w:bookmarkStart w:id="118" w:name="_Toc188447068"/>
      <w:r w:rsidRPr="00ED411E">
        <w:t>4.1 Expected Results</w:t>
      </w:r>
      <w:bookmarkEnd w:id="117"/>
      <w:bookmarkEnd w:id="118"/>
    </w:p>
    <w:p w14:paraId="546FADD5" w14:textId="77777777" w:rsidR="00202E93" w:rsidRDefault="007C18A2">
      <w:r>
        <w:t>The expected results at the end of this research are as outlined in Table 3.</w:t>
      </w:r>
    </w:p>
    <w:p w14:paraId="5B6CA39D" w14:textId="77777777" w:rsidR="00202E93" w:rsidRDefault="007C18A2" w:rsidP="00ED411E">
      <w:pPr>
        <w:pStyle w:val="Heading3"/>
      </w:pPr>
      <w:bookmarkStart w:id="119" w:name="_heading=h.vx1227" w:colFirst="0" w:colLast="0"/>
      <w:bookmarkStart w:id="120" w:name="_Toc188447069"/>
      <w:bookmarkEnd w:id="119"/>
      <w:r>
        <w:t>Table 3: Expected results</w:t>
      </w:r>
      <w:bookmarkEnd w:id="120"/>
    </w:p>
    <w:tbl>
      <w:tblPr>
        <w:tblStyle w:val="4"/>
        <w:tblW w:w="9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895"/>
      </w:tblGrid>
      <w:tr w:rsidR="00202E93" w:rsidRPr="00377F31" w14:paraId="7086A15E" w14:textId="77777777" w:rsidTr="00B00208">
        <w:trPr>
          <w:trHeight w:val="251"/>
        </w:trPr>
        <w:tc>
          <w:tcPr>
            <w:tcW w:w="2263" w:type="dxa"/>
            <w:shd w:val="clear" w:color="auto" w:fill="EBF1DD"/>
          </w:tcPr>
          <w:p w14:paraId="71CD92B4" w14:textId="77777777" w:rsidR="00202E93" w:rsidRPr="00377F31" w:rsidRDefault="007C18A2" w:rsidP="00377F31">
            <w:pPr>
              <w:spacing w:before="0"/>
              <w:rPr>
                <w:rFonts w:ascii="Times New Roman" w:hAnsi="Times New Roman" w:cs="Times New Roman"/>
                <w:b/>
              </w:rPr>
            </w:pPr>
            <w:r w:rsidRPr="00377F31">
              <w:rPr>
                <w:rFonts w:ascii="Times New Roman" w:hAnsi="Times New Roman" w:cs="Times New Roman"/>
                <w:b/>
              </w:rPr>
              <w:t>Feature</w:t>
            </w:r>
          </w:p>
        </w:tc>
        <w:tc>
          <w:tcPr>
            <w:tcW w:w="6895" w:type="dxa"/>
            <w:shd w:val="clear" w:color="auto" w:fill="EBF1DD"/>
          </w:tcPr>
          <w:p w14:paraId="7681E6F8" w14:textId="77777777" w:rsidR="00202E93" w:rsidRPr="00377F31" w:rsidRDefault="007C18A2" w:rsidP="00377F31">
            <w:pPr>
              <w:spacing w:before="0"/>
              <w:rPr>
                <w:rFonts w:ascii="Times New Roman" w:hAnsi="Times New Roman" w:cs="Times New Roman"/>
                <w:b/>
              </w:rPr>
            </w:pPr>
            <w:r w:rsidRPr="00377F31">
              <w:rPr>
                <w:rFonts w:ascii="Times New Roman" w:hAnsi="Times New Roman" w:cs="Times New Roman"/>
                <w:b/>
              </w:rPr>
              <w:t>Expected Outcome</w:t>
            </w:r>
          </w:p>
        </w:tc>
      </w:tr>
      <w:tr w:rsidR="00202E93" w:rsidRPr="00377F31" w14:paraId="5237A9F3" w14:textId="77777777" w:rsidTr="00B00208">
        <w:trPr>
          <w:trHeight w:val="269"/>
        </w:trPr>
        <w:tc>
          <w:tcPr>
            <w:tcW w:w="9158" w:type="dxa"/>
            <w:gridSpan w:val="2"/>
          </w:tcPr>
          <w:p w14:paraId="77E974ED" w14:textId="08246FBF" w:rsidR="00202E93" w:rsidRPr="00006472" w:rsidRDefault="007C18A2" w:rsidP="00377F31">
            <w:pPr>
              <w:tabs>
                <w:tab w:val="left" w:pos="7032"/>
              </w:tabs>
              <w:spacing w:before="0"/>
              <w:rPr>
                <w:rFonts w:ascii="Times New Roman" w:hAnsi="Times New Roman" w:cs="Times New Roman"/>
                <w:b/>
              </w:rPr>
            </w:pPr>
            <w:r w:rsidRPr="00006472">
              <w:rPr>
                <w:rFonts w:ascii="Times New Roman" w:hAnsi="Times New Roman" w:cs="Times New Roman"/>
                <w:b/>
              </w:rPr>
              <w:t xml:space="preserve">Specific Objective 1: </w:t>
            </w:r>
            <w:r w:rsidR="00B00208" w:rsidRPr="00006472">
              <w:rPr>
                <w:rFonts w:ascii="Times New Roman" w:hAnsi="Times New Roman" w:cs="Times New Roman"/>
                <w:b/>
              </w:rPr>
              <w:tab/>
            </w:r>
          </w:p>
        </w:tc>
      </w:tr>
      <w:tr w:rsidR="00202E93" w:rsidRPr="00377F31" w14:paraId="21BA82E2" w14:textId="77777777" w:rsidTr="00B00208">
        <w:trPr>
          <w:trHeight w:val="477"/>
        </w:trPr>
        <w:tc>
          <w:tcPr>
            <w:tcW w:w="2263" w:type="dxa"/>
          </w:tcPr>
          <w:p w14:paraId="3C7FA0E0" w14:textId="77777777" w:rsidR="00202E93" w:rsidRPr="00377F31" w:rsidRDefault="007C18A2" w:rsidP="00377F31">
            <w:pPr>
              <w:spacing w:before="0"/>
              <w:contextualSpacing/>
              <w:rPr>
                <w:rFonts w:ascii="Times New Roman" w:hAnsi="Times New Roman" w:cs="Times New Roman"/>
              </w:rPr>
            </w:pPr>
            <w:r w:rsidRPr="00377F31">
              <w:rPr>
                <w:rFonts w:ascii="Times New Roman" w:hAnsi="Times New Roman" w:cs="Times New Roman"/>
              </w:rPr>
              <w:t>Sensor nodes</w:t>
            </w:r>
          </w:p>
        </w:tc>
        <w:tc>
          <w:tcPr>
            <w:tcW w:w="6895" w:type="dxa"/>
          </w:tcPr>
          <w:p w14:paraId="074B83CD" w14:textId="77777777" w:rsidR="00202E93" w:rsidRPr="00377F31" w:rsidRDefault="007C18A2" w:rsidP="00377F31">
            <w:pPr>
              <w:numPr>
                <w:ilvl w:val="0"/>
                <w:numId w:val="4"/>
              </w:numPr>
              <w:pBdr>
                <w:top w:val="nil"/>
                <w:left w:val="nil"/>
                <w:bottom w:val="nil"/>
                <w:right w:val="nil"/>
                <w:between w:val="nil"/>
              </w:pBdr>
              <w:spacing w:before="0"/>
              <w:contextualSpacing/>
              <w:rPr>
                <w:rFonts w:ascii="Times New Roman" w:hAnsi="Times New Roman" w:cs="Times New Roman"/>
              </w:rPr>
            </w:pPr>
            <w:r w:rsidRPr="00377F31">
              <w:rPr>
                <w:rFonts w:ascii="Times New Roman" w:eastAsia="Times New Roman" w:hAnsi="Times New Roman" w:cs="Times New Roman"/>
                <w:color w:val="000000"/>
              </w:rPr>
              <w:t xml:space="preserve">Proper design of the sensor system for the study. </w:t>
            </w:r>
          </w:p>
          <w:p w14:paraId="709032D9" w14:textId="77777777" w:rsidR="00202E93" w:rsidRPr="00377F31" w:rsidRDefault="007C18A2" w:rsidP="00377F31">
            <w:pPr>
              <w:numPr>
                <w:ilvl w:val="0"/>
                <w:numId w:val="4"/>
              </w:numPr>
              <w:pBdr>
                <w:top w:val="nil"/>
                <w:left w:val="nil"/>
                <w:bottom w:val="nil"/>
                <w:right w:val="nil"/>
                <w:between w:val="nil"/>
              </w:pBdr>
              <w:spacing w:before="0"/>
              <w:contextualSpacing/>
              <w:rPr>
                <w:rFonts w:ascii="Times New Roman" w:hAnsi="Times New Roman" w:cs="Times New Roman"/>
              </w:rPr>
            </w:pPr>
            <w:r w:rsidRPr="00377F31">
              <w:rPr>
                <w:rFonts w:ascii="Times New Roman" w:eastAsia="Times New Roman" w:hAnsi="Times New Roman" w:cs="Times New Roman"/>
                <w:color w:val="000000"/>
              </w:rPr>
              <w:t>Proper selection of the correct sensors</w:t>
            </w:r>
          </w:p>
          <w:p w14:paraId="770BFB74" w14:textId="72162683" w:rsidR="00B91B20" w:rsidRPr="00377F31" w:rsidRDefault="00B91B20" w:rsidP="00377F31">
            <w:pPr>
              <w:numPr>
                <w:ilvl w:val="0"/>
                <w:numId w:val="4"/>
              </w:numPr>
              <w:pBdr>
                <w:top w:val="nil"/>
                <w:left w:val="nil"/>
                <w:bottom w:val="nil"/>
                <w:right w:val="nil"/>
                <w:between w:val="nil"/>
              </w:pBdr>
              <w:spacing w:before="0"/>
              <w:contextualSpacing/>
              <w:rPr>
                <w:rFonts w:ascii="Times New Roman" w:hAnsi="Times New Roman" w:cs="Times New Roman"/>
              </w:rPr>
            </w:pPr>
            <w:r w:rsidRPr="00377F31">
              <w:rPr>
                <w:rFonts w:ascii="Times New Roman" w:eastAsia="Times New Roman" w:hAnsi="Times New Roman" w:cs="Times New Roman"/>
                <w:color w:val="000000"/>
              </w:rPr>
              <w:t xml:space="preserve">Proper design of the network coordinator </w:t>
            </w:r>
          </w:p>
        </w:tc>
      </w:tr>
      <w:tr w:rsidR="00202E93" w:rsidRPr="00377F31" w14:paraId="0BEB2EF8" w14:textId="77777777" w:rsidTr="00B00208">
        <w:trPr>
          <w:trHeight w:val="243"/>
        </w:trPr>
        <w:tc>
          <w:tcPr>
            <w:tcW w:w="2263" w:type="dxa"/>
          </w:tcPr>
          <w:p w14:paraId="0B3BE7C1" w14:textId="2C6BEC65" w:rsidR="00202E93" w:rsidRPr="00377F31" w:rsidRDefault="00B91B20" w:rsidP="00377F31">
            <w:pPr>
              <w:spacing w:before="0"/>
              <w:rPr>
                <w:rFonts w:ascii="Times New Roman" w:hAnsi="Times New Roman" w:cs="Times New Roman"/>
              </w:rPr>
            </w:pPr>
            <w:r w:rsidRPr="00377F31">
              <w:rPr>
                <w:rFonts w:ascii="Times New Roman" w:hAnsi="Times New Roman" w:cs="Times New Roman"/>
              </w:rPr>
              <w:t>Early warning system</w:t>
            </w:r>
          </w:p>
        </w:tc>
        <w:tc>
          <w:tcPr>
            <w:tcW w:w="6895" w:type="dxa"/>
          </w:tcPr>
          <w:p w14:paraId="14368DD0" w14:textId="4FEA6CF2" w:rsidR="00202E93" w:rsidRPr="00377F31" w:rsidRDefault="00B91B20" w:rsidP="00377F31">
            <w:pPr>
              <w:pBdr>
                <w:top w:val="nil"/>
                <w:left w:val="nil"/>
                <w:bottom w:val="nil"/>
                <w:right w:val="nil"/>
                <w:between w:val="nil"/>
              </w:pBdr>
              <w:spacing w:before="0"/>
              <w:rPr>
                <w:rFonts w:ascii="Times New Roman" w:hAnsi="Times New Roman" w:cs="Times New Roman"/>
              </w:rPr>
            </w:pPr>
            <w:r w:rsidRPr="00377F31">
              <w:rPr>
                <w:rFonts w:ascii="Times New Roman" w:hAnsi="Times New Roman" w:cs="Times New Roman"/>
              </w:rPr>
              <w:t>Alerts the underground miners for exceeding safe air quality thresholds</w:t>
            </w:r>
          </w:p>
        </w:tc>
      </w:tr>
      <w:tr w:rsidR="00202E93" w:rsidRPr="00377F31" w14:paraId="33CA6145" w14:textId="77777777" w:rsidTr="00B00208">
        <w:trPr>
          <w:trHeight w:val="119"/>
        </w:trPr>
        <w:tc>
          <w:tcPr>
            <w:tcW w:w="9158" w:type="dxa"/>
            <w:gridSpan w:val="2"/>
          </w:tcPr>
          <w:p w14:paraId="5875A1BB" w14:textId="77777777" w:rsidR="00202E93" w:rsidRPr="00377F31" w:rsidRDefault="007C18A2" w:rsidP="00377F31">
            <w:pPr>
              <w:spacing w:before="0"/>
              <w:rPr>
                <w:rFonts w:ascii="Times New Roman" w:hAnsi="Times New Roman" w:cs="Times New Roman"/>
                <w:b/>
              </w:rPr>
            </w:pPr>
            <w:r w:rsidRPr="00377F31">
              <w:rPr>
                <w:rFonts w:ascii="Times New Roman" w:hAnsi="Times New Roman" w:cs="Times New Roman"/>
                <w:b/>
              </w:rPr>
              <w:t xml:space="preserve">Specific Objective 2: </w:t>
            </w:r>
          </w:p>
        </w:tc>
      </w:tr>
      <w:tr w:rsidR="00202E93" w:rsidRPr="00377F31" w14:paraId="76B087B5" w14:textId="77777777" w:rsidTr="00B00208">
        <w:trPr>
          <w:trHeight w:val="421"/>
        </w:trPr>
        <w:tc>
          <w:tcPr>
            <w:tcW w:w="2263" w:type="dxa"/>
          </w:tcPr>
          <w:p w14:paraId="760261D7" w14:textId="5C9EAC13" w:rsidR="00202E93" w:rsidRPr="00377F31" w:rsidRDefault="00B91B20" w:rsidP="00377F31">
            <w:pPr>
              <w:spacing w:before="0"/>
              <w:jc w:val="left"/>
              <w:rPr>
                <w:rFonts w:ascii="Times New Roman" w:hAnsi="Times New Roman" w:cs="Times New Roman"/>
              </w:rPr>
            </w:pPr>
            <w:r w:rsidRPr="00377F31">
              <w:rPr>
                <w:rFonts w:ascii="Times New Roman" w:hAnsi="Times New Roman" w:cs="Times New Roman"/>
              </w:rPr>
              <w:t>Machine Learning</w:t>
            </w:r>
          </w:p>
        </w:tc>
        <w:tc>
          <w:tcPr>
            <w:tcW w:w="6895" w:type="dxa"/>
          </w:tcPr>
          <w:p w14:paraId="547063C6" w14:textId="41602CEF" w:rsidR="00202E93" w:rsidRPr="00377F31" w:rsidRDefault="00B91B20" w:rsidP="00377F31">
            <w:pPr>
              <w:spacing w:before="0"/>
              <w:rPr>
                <w:rFonts w:ascii="Times New Roman" w:hAnsi="Times New Roman" w:cs="Times New Roman"/>
              </w:rPr>
            </w:pPr>
            <w:r w:rsidRPr="00377F31">
              <w:rPr>
                <w:rFonts w:ascii="Times New Roman" w:hAnsi="Times New Roman" w:cs="Times New Roman"/>
              </w:rPr>
              <w:t>Predict the underground air condition for future planning</w:t>
            </w:r>
            <w:r w:rsidR="00930D5A" w:rsidRPr="00377F31">
              <w:rPr>
                <w:rFonts w:ascii="Times New Roman" w:hAnsi="Times New Roman" w:cs="Times New Roman"/>
              </w:rPr>
              <w:t xml:space="preserve"> and improve the emergency response system</w:t>
            </w:r>
            <w:r w:rsidR="0008428D" w:rsidRPr="00377F31">
              <w:rPr>
                <w:rFonts w:ascii="Times New Roman" w:hAnsi="Times New Roman" w:cs="Times New Roman"/>
              </w:rPr>
              <w:t>.</w:t>
            </w:r>
          </w:p>
        </w:tc>
      </w:tr>
      <w:tr w:rsidR="00377F31" w:rsidRPr="00377F31" w14:paraId="124B47F7" w14:textId="77777777" w:rsidTr="00377F31">
        <w:trPr>
          <w:trHeight w:val="47"/>
        </w:trPr>
        <w:tc>
          <w:tcPr>
            <w:tcW w:w="9158" w:type="dxa"/>
            <w:gridSpan w:val="2"/>
          </w:tcPr>
          <w:p w14:paraId="26FB507B" w14:textId="4023A386" w:rsidR="00377F31" w:rsidRPr="00377F31" w:rsidRDefault="00377F31" w:rsidP="00377F31">
            <w:pPr>
              <w:spacing w:before="0"/>
              <w:rPr>
                <w:rFonts w:ascii="Times New Roman" w:hAnsi="Times New Roman" w:cs="Times New Roman"/>
              </w:rPr>
            </w:pPr>
            <w:r w:rsidRPr="00377F31">
              <w:rPr>
                <w:rFonts w:ascii="Times New Roman" w:hAnsi="Times New Roman" w:cs="Times New Roman"/>
                <w:b/>
                <w:bCs/>
              </w:rPr>
              <w:t xml:space="preserve">Specific Objective </w:t>
            </w:r>
            <w:r w:rsidR="00034CE7">
              <w:rPr>
                <w:rFonts w:ascii="Times New Roman" w:hAnsi="Times New Roman" w:cs="Times New Roman"/>
                <w:b/>
                <w:bCs/>
              </w:rPr>
              <w:t>3</w:t>
            </w:r>
            <w:r w:rsidRPr="00377F31">
              <w:rPr>
                <w:rFonts w:ascii="Times New Roman" w:hAnsi="Times New Roman" w:cs="Times New Roman"/>
                <w:b/>
                <w:bCs/>
              </w:rPr>
              <w:t>:</w:t>
            </w:r>
          </w:p>
        </w:tc>
      </w:tr>
      <w:tr w:rsidR="00377F31" w:rsidRPr="00377F31" w14:paraId="3C801BE2" w14:textId="77777777" w:rsidTr="00377F31">
        <w:trPr>
          <w:trHeight w:val="674"/>
        </w:trPr>
        <w:tc>
          <w:tcPr>
            <w:tcW w:w="2263" w:type="dxa"/>
          </w:tcPr>
          <w:p w14:paraId="54A0BB38" w14:textId="32CE6292" w:rsidR="00377F31" w:rsidRPr="00377F31" w:rsidRDefault="00377F31" w:rsidP="00377F31">
            <w:pPr>
              <w:spacing w:before="0"/>
              <w:rPr>
                <w:rFonts w:ascii="Times New Roman" w:hAnsi="Times New Roman" w:cs="Times New Roman"/>
              </w:rPr>
            </w:pPr>
            <w:r w:rsidRPr="00377F31">
              <w:rPr>
                <w:rFonts w:ascii="Times New Roman" w:hAnsi="Times New Roman" w:cs="Times New Roman"/>
              </w:rPr>
              <w:t>Two-way communication system</w:t>
            </w:r>
          </w:p>
        </w:tc>
        <w:tc>
          <w:tcPr>
            <w:tcW w:w="6895" w:type="dxa"/>
          </w:tcPr>
          <w:p w14:paraId="353B3C2B" w14:textId="6CCC17AE" w:rsidR="00377F31" w:rsidRPr="00377F31" w:rsidRDefault="00006472" w:rsidP="00377F31">
            <w:pPr>
              <w:spacing w:before="0"/>
              <w:rPr>
                <w:rFonts w:ascii="Times New Roman" w:hAnsi="Times New Roman" w:cs="Times New Roman"/>
              </w:rPr>
            </w:pPr>
            <w:r>
              <w:rPr>
                <w:rFonts w:ascii="Times New Roman" w:hAnsi="Times New Roman" w:cs="Times New Roman"/>
              </w:rPr>
              <w:t>Develop a communication system to enhance effective communications during emergencies in the underground mines.</w:t>
            </w:r>
          </w:p>
        </w:tc>
      </w:tr>
    </w:tbl>
    <w:p w14:paraId="3548452C" w14:textId="778FBDDB" w:rsidR="00743AA5" w:rsidRDefault="00743AA5">
      <w:pPr>
        <w:pStyle w:val="Heading2"/>
      </w:pPr>
    </w:p>
    <w:p w14:paraId="283CE344" w14:textId="77777777" w:rsidR="00743AA5" w:rsidRPr="00743AA5" w:rsidRDefault="00743AA5" w:rsidP="00743AA5"/>
    <w:p w14:paraId="41795BAF" w14:textId="77777777" w:rsidR="00743AA5" w:rsidRPr="00743AA5" w:rsidRDefault="00743AA5" w:rsidP="00743AA5"/>
    <w:p w14:paraId="2A3372B5" w14:textId="77777777" w:rsidR="00743AA5" w:rsidRPr="00743AA5" w:rsidRDefault="00743AA5" w:rsidP="00743AA5"/>
    <w:p w14:paraId="60736EEC" w14:textId="447A9B52" w:rsidR="00743AA5" w:rsidRDefault="00743AA5" w:rsidP="00743AA5"/>
    <w:p w14:paraId="2EA5836A" w14:textId="35F7DCFC" w:rsidR="00743AA5" w:rsidRDefault="00743AA5" w:rsidP="00743AA5">
      <w:pPr>
        <w:tabs>
          <w:tab w:val="left" w:pos="8119"/>
        </w:tabs>
      </w:pPr>
      <w:r>
        <w:tab/>
      </w:r>
    </w:p>
    <w:p w14:paraId="03199264" w14:textId="031B4563" w:rsidR="00202E93" w:rsidRPr="00743AA5" w:rsidRDefault="00743AA5" w:rsidP="00743AA5">
      <w:pPr>
        <w:tabs>
          <w:tab w:val="left" w:pos="8119"/>
        </w:tabs>
        <w:sectPr w:rsidR="00202E93" w:rsidRPr="00743AA5">
          <w:pgSz w:w="11906" w:h="16838"/>
          <w:pgMar w:top="1440" w:right="1440" w:bottom="1440" w:left="1440" w:header="720" w:footer="720" w:gutter="0"/>
          <w:pgNumType w:start="1"/>
          <w:cols w:space="720"/>
        </w:sectPr>
      </w:pPr>
      <w:r>
        <w:tab/>
      </w:r>
    </w:p>
    <w:p w14:paraId="30926C59" w14:textId="77777777" w:rsidR="00202E93" w:rsidRPr="00ED411E" w:rsidRDefault="007C18A2" w:rsidP="00ED411E">
      <w:pPr>
        <w:pStyle w:val="Heading1"/>
      </w:pPr>
      <w:bookmarkStart w:id="121" w:name="_Toc184769080"/>
      <w:bookmarkStart w:id="122" w:name="_Toc188447070"/>
      <w:r w:rsidRPr="00ED411E">
        <w:lastRenderedPageBreak/>
        <w:t>4.2 Proposed work-plan</w:t>
      </w:r>
      <w:bookmarkEnd w:id="121"/>
      <w:bookmarkEnd w:id="122"/>
    </w:p>
    <w:p w14:paraId="7C53511E" w14:textId="36427E34" w:rsidR="00202E93" w:rsidRDefault="005D70AB">
      <w:pPr>
        <w:spacing w:after="0"/>
      </w:pPr>
      <w:r>
        <w:t>Table 4 shows the proposed work plan for completing this research successfully. Figure 5 shows the Gannt chart for accomplishing this research</w:t>
      </w:r>
      <w:r w:rsidR="007C18A2">
        <w:t>.</w:t>
      </w:r>
    </w:p>
    <w:p w14:paraId="235BF458" w14:textId="77777777" w:rsidR="00202E93" w:rsidRDefault="007C18A2">
      <w:pPr>
        <w:pBdr>
          <w:top w:val="nil"/>
          <w:left w:val="nil"/>
          <w:bottom w:val="nil"/>
          <w:right w:val="nil"/>
          <w:between w:val="nil"/>
        </w:pBdr>
        <w:spacing w:after="200"/>
        <w:rPr>
          <w:color w:val="000000"/>
        </w:rPr>
      </w:pPr>
      <w:bookmarkStart w:id="123" w:name="_heading=h.1v1yuxt" w:colFirst="0" w:colLast="0"/>
      <w:bookmarkEnd w:id="123"/>
      <w:r>
        <w:rPr>
          <w:color w:val="000000"/>
        </w:rPr>
        <w:t>Table 4: Proposal work plan for the one (1) month research stay</w:t>
      </w:r>
    </w:p>
    <w:tbl>
      <w:tblPr>
        <w:tblStyle w:val="3"/>
        <w:tblW w:w="13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
        <w:gridCol w:w="1757"/>
        <w:gridCol w:w="5239"/>
        <w:gridCol w:w="1261"/>
        <w:gridCol w:w="4857"/>
      </w:tblGrid>
      <w:tr w:rsidR="00202E93" w14:paraId="5FE754F9" w14:textId="77777777">
        <w:trPr>
          <w:trHeight w:val="417"/>
        </w:trPr>
        <w:tc>
          <w:tcPr>
            <w:tcW w:w="834" w:type="dxa"/>
            <w:shd w:val="clear" w:color="auto" w:fill="C6D9F1"/>
          </w:tcPr>
          <w:p w14:paraId="19B9A4F8" w14:textId="77777777" w:rsidR="00202E93" w:rsidRDefault="007C18A2">
            <w:pPr>
              <w:rPr>
                <w:b/>
                <w:sz w:val="20"/>
                <w:szCs w:val="20"/>
              </w:rPr>
            </w:pPr>
            <w:r>
              <w:rPr>
                <w:b/>
                <w:sz w:val="20"/>
                <w:szCs w:val="20"/>
              </w:rPr>
              <w:t>S/No</w:t>
            </w:r>
          </w:p>
        </w:tc>
        <w:tc>
          <w:tcPr>
            <w:tcW w:w="1757" w:type="dxa"/>
            <w:shd w:val="clear" w:color="auto" w:fill="C6D9F1"/>
          </w:tcPr>
          <w:p w14:paraId="01FA7F23" w14:textId="77777777" w:rsidR="00202E93" w:rsidRDefault="007C18A2">
            <w:pPr>
              <w:rPr>
                <w:b/>
                <w:sz w:val="20"/>
                <w:szCs w:val="20"/>
              </w:rPr>
            </w:pPr>
            <w:r>
              <w:rPr>
                <w:b/>
                <w:sz w:val="20"/>
                <w:szCs w:val="20"/>
              </w:rPr>
              <w:t>Activity</w:t>
            </w:r>
          </w:p>
        </w:tc>
        <w:tc>
          <w:tcPr>
            <w:tcW w:w="5239" w:type="dxa"/>
            <w:shd w:val="clear" w:color="auto" w:fill="C6D9F1"/>
          </w:tcPr>
          <w:p w14:paraId="01EC084F" w14:textId="77777777" w:rsidR="00202E93" w:rsidRDefault="007C18A2">
            <w:pPr>
              <w:rPr>
                <w:b/>
                <w:sz w:val="20"/>
                <w:szCs w:val="20"/>
              </w:rPr>
            </w:pPr>
            <w:r>
              <w:rPr>
                <w:b/>
                <w:sz w:val="20"/>
                <w:szCs w:val="20"/>
              </w:rPr>
              <w:t>Description</w:t>
            </w:r>
          </w:p>
        </w:tc>
        <w:tc>
          <w:tcPr>
            <w:tcW w:w="1261" w:type="dxa"/>
            <w:shd w:val="clear" w:color="auto" w:fill="C6D9F1"/>
          </w:tcPr>
          <w:p w14:paraId="570760B8" w14:textId="77777777" w:rsidR="00202E93" w:rsidRDefault="007C18A2">
            <w:pPr>
              <w:rPr>
                <w:b/>
                <w:sz w:val="20"/>
                <w:szCs w:val="20"/>
              </w:rPr>
            </w:pPr>
            <w:r>
              <w:rPr>
                <w:b/>
                <w:sz w:val="20"/>
                <w:szCs w:val="20"/>
              </w:rPr>
              <w:t>Duration</w:t>
            </w:r>
          </w:p>
        </w:tc>
        <w:tc>
          <w:tcPr>
            <w:tcW w:w="4857" w:type="dxa"/>
            <w:shd w:val="clear" w:color="auto" w:fill="C6D9F1"/>
          </w:tcPr>
          <w:p w14:paraId="51164F26" w14:textId="77777777" w:rsidR="00202E93" w:rsidRDefault="007C18A2">
            <w:pPr>
              <w:rPr>
                <w:b/>
                <w:sz w:val="20"/>
                <w:szCs w:val="20"/>
              </w:rPr>
            </w:pPr>
            <w:r>
              <w:rPr>
                <w:b/>
                <w:sz w:val="20"/>
                <w:szCs w:val="20"/>
              </w:rPr>
              <w:t>Expected Outcome</w:t>
            </w:r>
          </w:p>
        </w:tc>
      </w:tr>
      <w:tr w:rsidR="00202E93" w14:paraId="3A2EE463" w14:textId="77777777">
        <w:trPr>
          <w:trHeight w:val="835"/>
        </w:trPr>
        <w:tc>
          <w:tcPr>
            <w:tcW w:w="834" w:type="dxa"/>
          </w:tcPr>
          <w:p w14:paraId="48B3AB13" w14:textId="77777777" w:rsidR="00202E93" w:rsidRDefault="007C18A2">
            <w:pPr>
              <w:rPr>
                <w:sz w:val="20"/>
                <w:szCs w:val="20"/>
              </w:rPr>
            </w:pPr>
            <w:r>
              <w:rPr>
                <w:sz w:val="20"/>
                <w:szCs w:val="20"/>
              </w:rPr>
              <w:t>1</w:t>
            </w:r>
          </w:p>
        </w:tc>
        <w:tc>
          <w:tcPr>
            <w:tcW w:w="1757" w:type="dxa"/>
          </w:tcPr>
          <w:p w14:paraId="2FB6D0D8" w14:textId="77777777" w:rsidR="00202E93" w:rsidRDefault="007C18A2">
            <w:pPr>
              <w:rPr>
                <w:sz w:val="20"/>
                <w:szCs w:val="20"/>
              </w:rPr>
            </w:pPr>
            <w:r>
              <w:rPr>
                <w:sz w:val="20"/>
                <w:szCs w:val="20"/>
              </w:rPr>
              <w:t>Familiarization with the lab</w:t>
            </w:r>
          </w:p>
        </w:tc>
        <w:tc>
          <w:tcPr>
            <w:tcW w:w="5239" w:type="dxa"/>
          </w:tcPr>
          <w:p w14:paraId="1376B940" w14:textId="77777777" w:rsidR="00202E93" w:rsidRDefault="007C18A2">
            <w:pPr>
              <w:tabs>
                <w:tab w:val="left" w:pos="173"/>
              </w:tabs>
              <w:rPr>
                <w:sz w:val="20"/>
                <w:szCs w:val="20"/>
              </w:rPr>
            </w:pPr>
            <w:r>
              <w:rPr>
                <w:sz w:val="20"/>
                <w:szCs w:val="20"/>
              </w:rPr>
              <w:t xml:space="preserve">Orientation, introduction to the laboratory and the research team, and familiarization with facilities and equipment such as sensors, microcontrollers, </w:t>
            </w:r>
            <w:proofErr w:type="spellStart"/>
            <w:r>
              <w:rPr>
                <w:sz w:val="20"/>
                <w:szCs w:val="20"/>
              </w:rPr>
              <w:t>NodeMCU</w:t>
            </w:r>
            <w:proofErr w:type="spellEnd"/>
            <w:r>
              <w:rPr>
                <w:sz w:val="20"/>
                <w:szCs w:val="20"/>
              </w:rPr>
              <w:t>, and XBEE modules.</w:t>
            </w:r>
          </w:p>
        </w:tc>
        <w:tc>
          <w:tcPr>
            <w:tcW w:w="1261" w:type="dxa"/>
          </w:tcPr>
          <w:p w14:paraId="4CAD8A5D" w14:textId="77777777" w:rsidR="00202E93" w:rsidRDefault="007C18A2">
            <w:pPr>
              <w:rPr>
                <w:sz w:val="20"/>
                <w:szCs w:val="20"/>
              </w:rPr>
            </w:pPr>
            <w:r>
              <w:rPr>
                <w:sz w:val="20"/>
                <w:szCs w:val="20"/>
              </w:rPr>
              <w:t xml:space="preserve"> 2 days</w:t>
            </w:r>
          </w:p>
        </w:tc>
        <w:tc>
          <w:tcPr>
            <w:tcW w:w="4857" w:type="dxa"/>
          </w:tcPr>
          <w:p w14:paraId="38A201E1" w14:textId="77777777" w:rsidR="00202E93" w:rsidRDefault="007C18A2">
            <w:pPr>
              <w:rPr>
                <w:sz w:val="20"/>
                <w:szCs w:val="20"/>
              </w:rPr>
            </w:pPr>
            <w:r>
              <w:rPr>
                <w:sz w:val="20"/>
                <w:szCs w:val="20"/>
              </w:rPr>
              <w:t>Selection and implementation of the appropriate materials and equipment for my project.</w:t>
            </w:r>
          </w:p>
        </w:tc>
      </w:tr>
      <w:tr w:rsidR="00202E93" w14:paraId="7C215FA3" w14:textId="77777777">
        <w:trPr>
          <w:trHeight w:val="761"/>
        </w:trPr>
        <w:tc>
          <w:tcPr>
            <w:tcW w:w="834" w:type="dxa"/>
          </w:tcPr>
          <w:p w14:paraId="33FC8707" w14:textId="77777777" w:rsidR="00202E93" w:rsidRDefault="007C18A2">
            <w:pPr>
              <w:rPr>
                <w:sz w:val="20"/>
                <w:szCs w:val="20"/>
              </w:rPr>
            </w:pPr>
            <w:r>
              <w:rPr>
                <w:sz w:val="20"/>
                <w:szCs w:val="20"/>
              </w:rPr>
              <w:t>2</w:t>
            </w:r>
          </w:p>
        </w:tc>
        <w:tc>
          <w:tcPr>
            <w:tcW w:w="1757" w:type="dxa"/>
            <w:shd w:val="clear" w:color="auto" w:fill="auto"/>
          </w:tcPr>
          <w:p w14:paraId="79D4E1F2" w14:textId="77777777" w:rsidR="00202E93" w:rsidRDefault="007C18A2">
            <w:pPr>
              <w:rPr>
                <w:sz w:val="20"/>
                <w:szCs w:val="20"/>
              </w:rPr>
            </w:pPr>
            <w:r>
              <w:rPr>
                <w:sz w:val="20"/>
                <w:szCs w:val="20"/>
              </w:rPr>
              <w:t>Visitation of the underground mines</w:t>
            </w:r>
          </w:p>
        </w:tc>
        <w:tc>
          <w:tcPr>
            <w:tcW w:w="5239" w:type="dxa"/>
          </w:tcPr>
          <w:p w14:paraId="76ECE8E9" w14:textId="4BC3163B" w:rsidR="00202E93" w:rsidRDefault="007C18A2">
            <w:pPr>
              <w:rPr>
                <w:sz w:val="20"/>
                <w:szCs w:val="20"/>
              </w:rPr>
            </w:pPr>
            <w:r>
              <w:rPr>
                <w:sz w:val="20"/>
                <w:szCs w:val="20"/>
              </w:rPr>
              <w:t xml:space="preserve">Visit the underground mines and learn about the existing mines' digitalization system, </w:t>
            </w:r>
            <w:r w:rsidR="002D1EE6">
              <w:rPr>
                <w:sz w:val="20"/>
                <w:szCs w:val="20"/>
              </w:rPr>
              <w:t>including</w:t>
            </w:r>
            <w:r>
              <w:rPr>
                <w:sz w:val="20"/>
                <w:szCs w:val="20"/>
              </w:rPr>
              <w:t xml:space="preserve"> sensor node components, router modules, and </w:t>
            </w:r>
            <w:r>
              <w:rPr>
                <w:color w:val="0D0D0D"/>
                <w:sz w:val="20"/>
                <w:szCs w:val="20"/>
              </w:rPr>
              <w:t xml:space="preserve">ground-based stations, and how they work. </w:t>
            </w:r>
          </w:p>
        </w:tc>
        <w:tc>
          <w:tcPr>
            <w:tcW w:w="1261" w:type="dxa"/>
          </w:tcPr>
          <w:p w14:paraId="79B03757" w14:textId="77777777" w:rsidR="00202E93" w:rsidRDefault="007C18A2">
            <w:pPr>
              <w:rPr>
                <w:sz w:val="20"/>
                <w:szCs w:val="20"/>
              </w:rPr>
            </w:pPr>
            <w:r>
              <w:rPr>
                <w:sz w:val="20"/>
                <w:szCs w:val="20"/>
              </w:rPr>
              <w:t>4 days</w:t>
            </w:r>
          </w:p>
        </w:tc>
        <w:tc>
          <w:tcPr>
            <w:tcW w:w="4857" w:type="dxa"/>
          </w:tcPr>
          <w:p w14:paraId="7847F8D1" w14:textId="77777777" w:rsidR="00202E93" w:rsidRDefault="007C18A2">
            <w:pPr>
              <w:rPr>
                <w:sz w:val="20"/>
                <w:szCs w:val="20"/>
              </w:rPr>
            </w:pPr>
            <w:r>
              <w:rPr>
                <w:sz w:val="20"/>
                <w:szCs w:val="20"/>
              </w:rPr>
              <w:t>In-depth understanding of Existing Mine Digitalization Systems</w:t>
            </w:r>
          </w:p>
        </w:tc>
      </w:tr>
      <w:tr w:rsidR="00202E93" w14:paraId="3CB10DE7" w14:textId="77777777">
        <w:trPr>
          <w:trHeight w:val="530"/>
        </w:trPr>
        <w:tc>
          <w:tcPr>
            <w:tcW w:w="834" w:type="dxa"/>
          </w:tcPr>
          <w:p w14:paraId="275ED7D8" w14:textId="77777777" w:rsidR="00202E93" w:rsidRDefault="007C18A2">
            <w:pPr>
              <w:rPr>
                <w:sz w:val="20"/>
                <w:szCs w:val="20"/>
              </w:rPr>
            </w:pPr>
            <w:r>
              <w:rPr>
                <w:sz w:val="20"/>
                <w:szCs w:val="20"/>
              </w:rPr>
              <w:t>3</w:t>
            </w:r>
          </w:p>
        </w:tc>
        <w:tc>
          <w:tcPr>
            <w:tcW w:w="1757" w:type="dxa"/>
          </w:tcPr>
          <w:p w14:paraId="7C8B3509" w14:textId="77777777" w:rsidR="00202E93" w:rsidRDefault="007C18A2">
            <w:pPr>
              <w:rPr>
                <w:sz w:val="20"/>
                <w:szCs w:val="20"/>
              </w:rPr>
            </w:pPr>
            <w:r>
              <w:rPr>
                <w:sz w:val="20"/>
                <w:szCs w:val="20"/>
              </w:rPr>
              <w:t>Research set-up</w:t>
            </w:r>
          </w:p>
        </w:tc>
        <w:tc>
          <w:tcPr>
            <w:tcW w:w="5239" w:type="dxa"/>
            <w:shd w:val="clear" w:color="auto" w:fill="auto"/>
          </w:tcPr>
          <w:p w14:paraId="037E839F" w14:textId="0A27E53A" w:rsidR="00202E93" w:rsidRDefault="007C18A2">
            <w:pPr>
              <w:rPr>
                <w:sz w:val="20"/>
                <w:szCs w:val="20"/>
              </w:rPr>
            </w:pPr>
            <w:r>
              <w:rPr>
                <w:sz w:val="20"/>
                <w:szCs w:val="20"/>
              </w:rPr>
              <w:t>Set up the necessary software and hardware for IoT, AI, and ML research, including integrated sensors, actuators, and edge effectors for underground mining.</w:t>
            </w:r>
          </w:p>
        </w:tc>
        <w:tc>
          <w:tcPr>
            <w:tcW w:w="1261" w:type="dxa"/>
            <w:shd w:val="clear" w:color="auto" w:fill="auto"/>
          </w:tcPr>
          <w:p w14:paraId="278C2D3A" w14:textId="77777777" w:rsidR="00202E93" w:rsidRDefault="007C18A2">
            <w:pPr>
              <w:rPr>
                <w:sz w:val="20"/>
                <w:szCs w:val="20"/>
              </w:rPr>
            </w:pPr>
            <w:r>
              <w:rPr>
                <w:sz w:val="20"/>
                <w:szCs w:val="20"/>
              </w:rPr>
              <w:t>3 days</w:t>
            </w:r>
          </w:p>
        </w:tc>
        <w:tc>
          <w:tcPr>
            <w:tcW w:w="4857" w:type="dxa"/>
            <w:shd w:val="clear" w:color="auto" w:fill="auto"/>
          </w:tcPr>
          <w:p w14:paraId="47AFC1F7" w14:textId="77777777" w:rsidR="00202E93" w:rsidRDefault="007C18A2">
            <w:pPr>
              <w:rPr>
                <w:sz w:val="20"/>
                <w:szCs w:val="20"/>
              </w:rPr>
            </w:pPr>
            <w:r>
              <w:rPr>
                <w:sz w:val="20"/>
                <w:szCs w:val="20"/>
              </w:rPr>
              <w:t>Successful Implementation of an Integrated IoT, AI, and ML System for Enhanced Underground Mining Operations</w:t>
            </w:r>
          </w:p>
        </w:tc>
      </w:tr>
      <w:tr w:rsidR="00202E93" w14:paraId="78C7D84B" w14:textId="77777777">
        <w:trPr>
          <w:trHeight w:val="530"/>
        </w:trPr>
        <w:tc>
          <w:tcPr>
            <w:tcW w:w="834" w:type="dxa"/>
            <w:shd w:val="clear" w:color="auto" w:fill="auto"/>
          </w:tcPr>
          <w:p w14:paraId="6F6F2358" w14:textId="77777777" w:rsidR="00202E93" w:rsidRDefault="007C18A2">
            <w:pPr>
              <w:rPr>
                <w:sz w:val="20"/>
                <w:szCs w:val="20"/>
              </w:rPr>
            </w:pPr>
            <w:r>
              <w:rPr>
                <w:sz w:val="20"/>
                <w:szCs w:val="20"/>
              </w:rPr>
              <w:t>4.</w:t>
            </w:r>
          </w:p>
        </w:tc>
        <w:tc>
          <w:tcPr>
            <w:tcW w:w="1757" w:type="dxa"/>
            <w:shd w:val="clear" w:color="auto" w:fill="auto"/>
          </w:tcPr>
          <w:p w14:paraId="15ABCB4D" w14:textId="77777777" w:rsidR="00202E93" w:rsidRDefault="007C18A2">
            <w:pPr>
              <w:rPr>
                <w:sz w:val="20"/>
                <w:szCs w:val="20"/>
              </w:rPr>
            </w:pPr>
            <w:r>
              <w:rPr>
                <w:sz w:val="20"/>
                <w:szCs w:val="20"/>
              </w:rPr>
              <w:t>Sensor integration</w:t>
            </w:r>
          </w:p>
        </w:tc>
        <w:tc>
          <w:tcPr>
            <w:tcW w:w="5239" w:type="dxa"/>
            <w:shd w:val="clear" w:color="auto" w:fill="auto"/>
          </w:tcPr>
          <w:p w14:paraId="7AA304D6" w14:textId="176EE2D5" w:rsidR="00202E93" w:rsidRDefault="007C18A2">
            <w:pPr>
              <w:rPr>
                <w:sz w:val="20"/>
                <w:szCs w:val="20"/>
              </w:rPr>
            </w:pPr>
            <w:r>
              <w:rPr>
                <w:sz w:val="20"/>
                <w:szCs w:val="20"/>
              </w:rPr>
              <w:t>In collaboration with German experts, IoT sensors will be deployed and calibrated in an actual or simulated underground mining environment, involving sensor installation and setting up the communication network for underground connectivity. Collect initial data and perform preliminary analysis.</w:t>
            </w:r>
          </w:p>
        </w:tc>
        <w:tc>
          <w:tcPr>
            <w:tcW w:w="1261" w:type="dxa"/>
            <w:shd w:val="clear" w:color="auto" w:fill="auto"/>
          </w:tcPr>
          <w:p w14:paraId="5AFD8AF7" w14:textId="77777777" w:rsidR="00202E93" w:rsidRDefault="007C18A2">
            <w:pPr>
              <w:rPr>
                <w:sz w:val="20"/>
                <w:szCs w:val="20"/>
              </w:rPr>
            </w:pPr>
            <w:r>
              <w:rPr>
                <w:sz w:val="20"/>
                <w:szCs w:val="20"/>
              </w:rPr>
              <w:t>5 days</w:t>
            </w:r>
          </w:p>
        </w:tc>
        <w:tc>
          <w:tcPr>
            <w:tcW w:w="4857" w:type="dxa"/>
            <w:shd w:val="clear" w:color="auto" w:fill="auto"/>
          </w:tcPr>
          <w:p w14:paraId="4BC8FE12" w14:textId="77777777" w:rsidR="00202E93" w:rsidRDefault="007C18A2">
            <w:pPr>
              <w:rPr>
                <w:sz w:val="20"/>
                <w:szCs w:val="20"/>
              </w:rPr>
            </w:pPr>
            <w:r>
              <w:rPr>
                <w:sz w:val="20"/>
                <w:szCs w:val="20"/>
              </w:rPr>
              <w:t>Deployment and Preliminary Analysis of IoT Sensors in an Underground Mining Environment</w:t>
            </w:r>
          </w:p>
        </w:tc>
      </w:tr>
      <w:tr w:rsidR="00202E93" w14:paraId="17FCFE32" w14:textId="77777777">
        <w:trPr>
          <w:trHeight w:val="677"/>
        </w:trPr>
        <w:tc>
          <w:tcPr>
            <w:tcW w:w="834" w:type="dxa"/>
          </w:tcPr>
          <w:p w14:paraId="25C1BAB2" w14:textId="77777777" w:rsidR="00202E93" w:rsidRDefault="007C18A2">
            <w:pPr>
              <w:rPr>
                <w:sz w:val="20"/>
                <w:szCs w:val="20"/>
              </w:rPr>
            </w:pPr>
            <w:r>
              <w:rPr>
                <w:sz w:val="20"/>
                <w:szCs w:val="20"/>
              </w:rPr>
              <w:t>5</w:t>
            </w:r>
          </w:p>
        </w:tc>
        <w:tc>
          <w:tcPr>
            <w:tcW w:w="1757" w:type="dxa"/>
          </w:tcPr>
          <w:p w14:paraId="14240579" w14:textId="77777777" w:rsidR="00202E93" w:rsidRDefault="00202E93">
            <w:pPr>
              <w:rPr>
                <w:sz w:val="20"/>
                <w:szCs w:val="20"/>
              </w:rPr>
            </w:pPr>
          </w:p>
          <w:p w14:paraId="44F2BF62" w14:textId="77777777" w:rsidR="00202E93" w:rsidRDefault="007C18A2">
            <w:pPr>
              <w:rPr>
                <w:sz w:val="20"/>
                <w:szCs w:val="20"/>
              </w:rPr>
            </w:pPr>
            <w:r>
              <w:rPr>
                <w:sz w:val="20"/>
                <w:szCs w:val="20"/>
              </w:rPr>
              <w:t>Development and testing of AI and ML model</w:t>
            </w:r>
          </w:p>
        </w:tc>
        <w:tc>
          <w:tcPr>
            <w:tcW w:w="5239" w:type="dxa"/>
            <w:shd w:val="clear" w:color="auto" w:fill="auto"/>
          </w:tcPr>
          <w:p w14:paraId="2FA4F6EF" w14:textId="0B459A61" w:rsidR="00202E93" w:rsidRDefault="007C18A2" w:rsidP="00B00208">
            <w:pPr>
              <w:rPr>
                <w:sz w:val="20"/>
                <w:szCs w:val="20"/>
              </w:rPr>
            </w:pPr>
            <w:r>
              <w:rPr>
                <w:sz w:val="20"/>
                <w:szCs w:val="20"/>
              </w:rPr>
              <w:t xml:space="preserve">Use the computation facilities in Germany to develop AI models for predictive hazard detection and </w:t>
            </w:r>
            <w:r w:rsidR="00B00208">
              <w:rPr>
                <w:sz w:val="20"/>
                <w:szCs w:val="20"/>
              </w:rPr>
              <w:t>communication enhancement</w:t>
            </w:r>
            <w:r>
              <w:rPr>
                <w:sz w:val="20"/>
                <w:szCs w:val="20"/>
              </w:rPr>
              <w:t>. This will involve training ML models on collected sensor data and developing algorithms for real-time data processing and detecting abnormalities in underground mines.</w:t>
            </w:r>
          </w:p>
        </w:tc>
        <w:tc>
          <w:tcPr>
            <w:tcW w:w="1261" w:type="dxa"/>
            <w:shd w:val="clear" w:color="auto" w:fill="auto"/>
          </w:tcPr>
          <w:p w14:paraId="66A1EA9D" w14:textId="77777777" w:rsidR="00202E93" w:rsidRDefault="007C18A2">
            <w:pPr>
              <w:rPr>
                <w:sz w:val="20"/>
                <w:szCs w:val="20"/>
              </w:rPr>
            </w:pPr>
            <w:r>
              <w:rPr>
                <w:sz w:val="20"/>
                <w:szCs w:val="20"/>
              </w:rPr>
              <w:t xml:space="preserve">5 days </w:t>
            </w:r>
          </w:p>
        </w:tc>
        <w:tc>
          <w:tcPr>
            <w:tcW w:w="4857" w:type="dxa"/>
            <w:shd w:val="clear" w:color="auto" w:fill="auto"/>
          </w:tcPr>
          <w:p w14:paraId="6CB28749" w14:textId="77777777" w:rsidR="00202E93" w:rsidRDefault="007C18A2">
            <w:pPr>
              <w:tabs>
                <w:tab w:val="left" w:pos="37"/>
                <w:tab w:val="left" w:pos="524"/>
              </w:tabs>
              <w:rPr>
                <w:sz w:val="20"/>
                <w:szCs w:val="20"/>
              </w:rPr>
            </w:pPr>
            <w:r>
              <w:rPr>
                <w:sz w:val="20"/>
                <w:szCs w:val="20"/>
              </w:rPr>
              <w:t>Development and Deployment of AI Models for Predictive Hazard Detection and Enhanced Communication in Underground Mines</w:t>
            </w:r>
          </w:p>
        </w:tc>
      </w:tr>
      <w:tr w:rsidR="00202E93" w14:paraId="20D7B269" w14:textId="77777777">
        <w:trPr>
          <w:trHeight w:val="677"/>
        </w:trPr>
        <w:tc>
          <w:tcPr>
            <w:tcW w:w="834" w:type="dxa"/>
          </w:tcPr>
          <w:p w14:paraId="5FB0959C" w14:textId="77777777" w:rsidR="00202E93" w:rsidRDefault="007C18A2">
            <w:pPr>
              <w:rPr>
                <w:sz w:val="20"/>
                <w:szCs w:val="20"/>
              </w:rPr>
            </w:pPr>
            <w:r>
              <w:rPr>
                <w:sz w:val="20"/>
                <w:szCs w:val="20"/>
              </w:rPr>
              <w:lastRenderedPageBreak/>
              <w:t>6.</w:t>
            </w:r>
          </w:p>
        </w:tc>
        <w:tc>
          <w:tcPr>
            <w:tcW w:w="1757" w:type="dxa"/>
          </w:tcPr>
          <w:p w14:paraId="14686C86" w14:textId="77777777" w:rsidR="00202E93" w:rsidRDefault="007C18A2">
            <w:pPr>
              <w:rPr>
                <w:sz w:val="20"/>
                <w:szCs w:val="20"/>
              </w:rPr>
            </w:pPr>
            <w:r>
              <w:rPr>
                <w:sz w:val="20"/>
                <w:szCs w:val="20"/>
              </w:rPr>
              <w:t>Testing the AI models</w:t>
            </w:r>
          </w:p>
        </w:tc>
        <w:tc>
          <w:tcPr>
            <w:tcW w:w="5239" w:type="dxa"/>
            <w:shd w:val="clear" w:color="auto" w:fill="auto"/>
          </w:tcPr>
          <w:p w14:paraId="051804E9" w14:textId="77777777" w:rsidR="00202E93" w:rsidRDefault="007C18A2">
            <w:pPr>
              <w:rPr>
                <w:sz w:val="20"/>
                <w:szCs w:val="20"/>
              </w:rPr>
            </w:pPr>
            <w:r>
              <w:rPr>
                <w:sz w:val="20"/>
                <w:szCs w:val="20"/>
              </w:rPr>
              <w:t>Test the AI models in a simulated underground environment and make the necessary refinement</w:t>
            </w:r>
          </w:p>
        </w:tc>
        <w:tc>
          <w:tcPr>
            <w:tcW w:w="1261" w:type="dxa"/>
            <w:shd w:val="clear" w:color="auto" w:fill="auto"/>
          </w:tcPr>
          <w:p w14:paraId="058102EA" w14:textId="77777777" w:rsidR="00202E93" w:rsidRDefault="007C18A2">
            <w:pPr>
              <w:rPr>
                <w:sz w:val="20"/>
                <w:szCs w:val="20"/>
              </w:rPr>
            </w:pPr>
            <w:r>
              <w:rPr>
                <w:sz w:val="20"/>
                <w:szCs w:val="20"/>
              </w:rPr>
              <w:t>2 days</w:t>
            </w:r>
          </w:p>
        </w:tc>
        <w:tc>
          <w:tcPr>
            <w:tcW w:w="4857" w:type="dxa"/>
            <w:shd w:val="clear" w:color="auto" w:fill="auto"/>
          </w:tcPr>
          <w:p w14:paraId="41597B30" w14:textId="77777777" w:rsidR="00202E93" w:rsidRDefault="007C18A2">
            <w:pPr>
              <w:tabs>
                <w:tab w:val="left" w:pos="37"/>
                <w:tab w:val="left" w:pos="524"/>
              </w:tabs>
              <w:rPr>
                <w:sz w:val="20"/>
                <w:szCs w:val="20"/>
              </w:rPr>
            </w:pPr>
            <w:r>
              <w:rPr>
                <w:sz w:val="20"/>
                <w:szCs w:val="20"/>
              </w:rPr>
              <w:t>Refinement and Validation of AI Models through Simulated Testing in an Underground Environment</w:t>
            </w:r>
          </w:p>
        </w:tc>
      </w:tr>
      <w:tr w:rsidR="00202E93" w14:paraId="079E18F7" w14:textId="77777777">
        <w:trPr>
          <w:trHeight w:val="677"/>
        </w:trPr>
        <w:tc>
          <w:tcPr>
            <w:tcW w:w="834" w:type="dxa"/>
          </w:tcPr>
          <w:p w14:paraId="0DE4350C" w14:textId="77777777" w:rsidR="00202E93" w:rsidRDefault="007C18A2">
            <w:pPr>
              <w:rPr>
                <w:sz w:val="20"/>
                <w:szCs w:val="20"/>
              </w:rPr>
            </w:pPr>
            <w:r>
              <w:rPr>
                <w:sz w:val="20"/>
                <w:szCs w:val="20"/>
              </w:rPr>
              <w:t>7.</w:t>
            </w:r>
          </w:p>
        </w:tc>
        <w:tc>
          <w:tcPr>
            <w:tcW w:w="1757" w:type="dxa"/>
          </w:tcPr>
          <w:p w14:paraId="06D3CB1B" w14:textId="77777777" w:rsidR="00202E93" w:rsidRDefault="007C18A2">
            <w:pPr>
              <w:rPr>
                <w:sz w:val="20"/>
                <w:szCs w:val="20"/>
              </w:rPr>
            </w:pPr>
            <w:r>
              <w:rPr>
                <w:sz w:val="20"/>
                <w:szCs w:val="20"/>
              </w:rPr>
              <w:t>Documentation</w:t>
            </w:r>
          </w:p>
        </w:tc>
        <w:tc>
          <w:tcPr>
            <w:tcW w:w="5239" w:type="dxa"/>
          </w:tcPr>
          <w:p w14:paraId="062371B3" w14:textId="77777777" w:rsidR="00202E93" w:rsidRDefault="007C18A2">
            <w:pPr>
              <w:rPr>
                <w:sz w:val="20"/>
                <w:szCs w:val="20"/>
              </w:rPr>
            </w:pPr>
            <w:r>
              <w:rPr>
                <w:sz w:val="20"/>
                <w:szCs w:val="20"/>
              </w:rPr>
              <w:t>Prepare detailed documentation of the research and present outcomes to the host institution.</w:t>
            </w:r>
          </w:p>
        </w:tc>
        <w:tc>
          <w:tcPr>
            <w:tcW w:w="1261" w:type="dxa"/>
          </w:tcPr>
          <w:p w14:paraId="18CD9DEC" w14:textId="77777777" w:rsidR="00202E93" w:rsidRDefault="007C18A2">
            <w:pPr>
              <w:rPr>
                <w:sz w:val="20"/>
                <w:szCs w:val="20"/>
              </w:rPr>
            </w:pPr>
            <w:r>
              <w:rPr>
                <w:sz w:val="20"/>
                <w:szCs w:val="20"/>
              </w:rPr>
              <w:t>4 days</w:t>
            </w:r>
          </w:p>
        </w:tc>
        <w:tc>
          <w:tcPr>
            <w:tcW w:w="4857" w:type="dxa"/>
          </w:tcPr>
          <w:p w14:paraId="23301B90" w14:textId="77777777" w:rsidR="00202E93" w:rsidRDefault="007C18A2">
            <w:pPr>
              <w:tabs>
                <w:tab w:val="left" w:pos="0"/>
                <w:tab w:val="left" w:pos="524"/>
              </w:tabs>
              <w:rPr>
                <w:sz w:val="20"/>
                <w:szCs w:val="20"/>
              </w:rPr>
            </w:pPr>
            <w:r>
              <w:rPr>
                <w:sz w:val="20"/>
                <w:szCs w:val="20"/>
              </w:rPr>
              <w:t>Comprehensive Documentation and Presentation of AI Model Development and Testing for Underground Mining</w:t>
            </w:r>
          </w:p>
        </w:tc>
      </w:tr>
    </w:tbl>
    <w:p w14:paraId="5730714E" w14:textId="36558921" w:rsidR="00202E93" w:rsidRDefault="007C18A2">
      <w:pPr>
        <w:keepNext/>
        <w:pBdr>
          <w:top w:val="nil"/>
          <w:left w:val="nil"/>
          <w:bottom w:val="nil"/>
          <w:right w:val="nil"/>
          <w:between w:val="nil"/>
        </w:pBdr>
        <w:spacing w:after="200"/>
        <w:rPr>
          <w:color w:val="000000"/>
          <w:sz w:val="22"/>
          <w:szCs w:val="22"/>
        </w:rPr>
      </w:pPr>
      <w:r>
        <w:rPr>
          <w:color w:val="000000"/>
          <w:sz w:val="22"/>
          <w:szCs w:val="22"/>
        </w:rPr>
        <w:t>Table 5: Gannt chart for the proposed research stay</w:t>
      </w:r>
    </w:p>
    <w:tbl>
      <w:tblPr>
        <w:tblStyle w:val="2"/>
        <w:tblW w:w="15300" w:type="dxa"/>
        <w:tblInd w:w="-640" w:type="dxa"/>
        <w:tblLayout w:type="fixed"/>
        <w:tblLook w:val="0400" w:firstRow="0" w:lastRow="0" w:firstColumn="0" w:lastColumn="0" w:noHBand="0" w:noVBand="1"/>
      </w:tblPr>
      <w:tblGrid>
        <w:gridCol w:w="2880"/>
        <w:gridCol w:w="630"/>
        <w:gridCol w:w="630"/>
        <w:gridCol w:w="630"/>
        <w:gridCol w:w="630"/>
        <w:gridCol w:w="540"/>
        <w:gridCol w:w="630"/>
        <w:gridCol w:w="630"/>
        <w:gridCol w:w="630"/>
        <w:gridCol w:w="630"/>
        <w:gridCol w:w="540"/>
        <w:gridCol w:w="630"/>
        <w:gridCol w:w="630"/>
        <w:gridCol w:w="630"/>
        <w:gridCol w:w="630"/>
        <w:gridCol w:w="540"/>
        <w:gridCol w:w="630"/>
        <w:gridCol w:w="630"/>
        <w:gridCol w:w="630"/>
        <w:gridCol w:w="720"/>
        <w:gridCol w:w="630"/>
      </w:tblGrid>
      <w:tr w:rsidR="00202E93" w14:paraId="1E34936E" w14:textId="77777777">
        <w:trPr>
          <w:trHeight w:val="315"/>
        </w:trPr>
        <w:tc>
          <w:tcPr>
            <w:tcW w:w="15300" w:type="dxa"/>
            <w:gridSpan w:val="21"/>
            <w:tcBorders>
              <w:top w:val="single" w:sz="8" w:space="0" w:color="000000"/>
              <w:left w:val="single" w:sz="8" w:space="0" w:color="000000"/>
              <w:bottom w:val="single" w:sz="4" w:space="0" w:color="BFBFBF"/>
              <w:right w:val="single" w:sz="8" w:space="0" w:color="000000"/>
            </w:tcBorders>
            <w:shd w:val="clear" w:color="auto" w:fill="auto"/>
            <w:vAlign w:val="center"/>
          </w:tcPr>
          <w:p w14:paraId="7877924D" w14:textId="77777777" w:rsidR="00202E93" w:rsidRDefault="007C18A2">
            <w:pPr>
              <w:spacing w:after="0" w:line="240" w:lineRule="auto"/>
              <w:jc w:val="center"/>
              <w:rPr>
                <w:b/>
                <w:color w:val="000000"/>
              </w:rPr>
            </w:pPr>
            <w:r>
              <w:rPr>
                <w:b/>
                <w:color w:val="000000"/>
              </w:rPr>
              <w:t>PROPOSED RESEARCH STAY PROGRAM (Gantt chart)</w:t>
            </w:r>
          </w:p>
        </w:tc>
      </w:tr>
      <w:tr w:rsidR="00202E93" w14:paraId="16983BE5" w14:textId="77777777">
        <w:trPr>
          <w:trHeight w:val="300"/>
        </w:trPr>
        <w:tc>
          <w:tcPr>
            <w:tcW w:w="2880" w:type="dxa"/>
            <w:tcBorders>
              <w:top w:val="nil"/>
              <w:left w:val="single" w:sz="8" w:space="0" w:color="000000"/>
              <w:bottom w:val="single" w:sz="4" w:space="0" w:color="BFBFBF"/>
              <w:right w:val="single" w:sz="4" w:space="0" w:color="BFBFBF"/>
            </w:tcBorders>
            <w:shd w:val="clear" w:color="auto" w:fill="auto"/>
            <w:vAlign w:val="center"/>
          </w:tcPr>
          <w:p w14:paraId="62089563" w14:textId="77777777" w:rsidR="00202E93" w:rsidRDefault="007C18A2">
            <w:pPr>
              <w:spacing w:after="0" w:line="240" w:lineRule="auto"/>
              <w:jc w:val="center"/>
              <w:rPr>
                <w:b/>
                <w:color w:val="000000"/>
                <w:sz w:val="20"/>
                <w:szCs w:val="20"/>
              </w:rPr>
            </w:pPr>
            <w:r>
              <w:rPr>
                <w:b/>
                <w:color w:val="000000"/>
                <w:sz w:val="20"/>
                <w:szCs w:val="20"/>
              </w:rPr>
              <w:t>Week</w:t>
            </w:r>
          </w:p>
        </w:tc>
        <w:tc>
          <w:tcPr>
            <w:tcW w:w="3060" w:type="dxa"/>
            <w:gridSpan w:val="5"/>
            <w:tcBorders>
              <w:top w:val="single" w:sz="4" w:space="0" w:color="BFBFBF"/>
              <w:left w:val="nil"/>
              <w:bottom w:val="single" w:sz="4" w:space="0" w:color="BFBFBF"/>
              <w:right w:val="single" w:sz="4" w:space="0" w:color="BFBFBF"/>
            </w:tcBorders>
            <w:shd w:val="clear" w:color="auto" w:fill="auto"/>
            <w:vAlign w:val="center"/>
          </w:tcPr>
          <w:p w14:paraId="7E57DA2B" w14:textId="77777777" w:rsidR="00202E93" w:rsidRDefault="007C18A2">
            <w:pPr>
              <w:spacing w:after="0" w:line="240" w:lineRule="auto"/>
              <w:jc w:val="center"/>
              <w:rPr>
                <w:b/>
                <w:color w:val="000000"/>
                <w:sz w:val="20"/>
                <w:szCs w:val="20"/>
              </w:rPr>
            </w:pPr>
            <w:r>
              <w:rPr>
                <w:b/>
                <w:color w:val="000000"/>
                <w:sz w:val="20"/>
                <w:szCs w:val="20"/>
              </w:rPr>
              <w:t>Week One</w:t>
            </w:r>
          </w:p>
        </w:tc>
        <w:tc>
          <w:tcPr>
            <w:tcW w:w="3060" w:type="dxa"/>
            <w:gridSpan w:val="5"/>
            <w:tcBorders>
              <w:top w:val="single" w:sz="4" w:space="0" w:color="BFBFBF"/>
              <w:left w:val="nil"/>
              <w:bottom w:val="single" w:sz="4" w:space="0" w:color="BFBFBF"/>
              <w:right w:val="single" w:sz="4" w:space="0" w:color="BFBFBF"/>
            </w:tcBorders>
            <w:shd w:val="clear" w:color="auto" w:fill="auto"/>
            <w:vAlign w:val="center"/>
          </w:tcPr>
          <w:p w14:paraId="0B599058" w14:textId="77777777" w:rsidR="00202E93" w:rsidRDefault="007C18A2">
            <w:pPr>
              <w:spacing w:after="0" w:line="240" w:lineRule="auto"/>
              <w:jc w:val="center"/>
              <w:rPr>
                <w:b/>
                <w:color w:val="000000"/>
                <w:sz w:val="20"/>
                <w:szCs w:val="20"/>
              </w:rPr>
            </w:pPr>
            <w:r>
              <w:rPr>
                <w:b/>
                <w:color w:val="000000"/>
                <w:sz w:val="20"/>
                <w:szCs w:val="20"/>
              </w:rPr>
              <w:t>Week Two</w:t>
            </w:r>
          </w:p>
        </w:tc>
        <w:tc>
          <w:tcPr>
            <w:tcW w:w="3060" w:type="dxa"/>
            <w:gridSpan w:val="5"/>
            <w:tcBorders>
              <w:top w:val="single" w:sz="4" w:space="0" w:color="BFBFBF"/>
              <w:left w:val="nil"/>
              <w:bottom w:val="single" w:sz="4" w:space="0" w:color="BFBFBF"/>
              <w:right w:val="single" w:sz="4" w:space="0" w:color="BFBFBF"/>
            </w:tcBorders>
            <w:shd w:val="clear" w:color="auto" w:fill="auto"/>
            <w:vAlign w:val="center"/>
          </w:tcPr>
          <w:p w14:paraId="06034907" w14:textId="77777777" w:rsidR="00202E93" w:rsidRDefault="007C18A2">
            <w:pPr>
              <w:spacing w:after="0" w:line="240" w:lineRule="auto"/>
              <w:jc w:val="center"/>
              <w:rPr>
                <w:b/>
                <w:color w:val="000000"/>
                <w:sz w:val="20"/>
                <w:szCs w:val="20"/>
              </w:rPr>
            </w:pPr>
            <w:r>
              <w:rPr>
                <w:b/>
                <w:color w:val="000000"/>
                <w:sz w:val="20"/>
                <w:szCs w:val="20"/>
              </w:rPr>
              <w:t>Week Three</w:t>
            </w:r>
          </w:p>
        </w:tc>
        <w:tc>
          <w:tcPr>
            <w:tcW w:w="3240" w:type="dxa"/>
            <w:gridSpan w:val="5"/>
            <w:tcBorders>
              <w:top w:val="single" w:sz="4" w:space="0" w:color="BFBFBF"/>
              <w:left w:val="nil"/>
              <w:bottom w:val="single" w:sz="4" w:space="0" w:color="BFBFBF"/>
              <w:right w:val="single" w:sz="8" w:space="0" w:color="000000"/>
            </w:tcBorders>
            <w:shd w:val="clear" w:color="auto" w:fill="auto"/>
            <w:vAlign w:val="bottom"/>
          </w:tcPr>
          <w:p w14:paraId="471548D7" w14:textId="77777777" w:rsidR="00202E93" w:rsidRDefault="007C18A2">
            <w:pPr>
              <w:spacing w:after="0" w:line="240" w:lineRule="auto"/>
              <w:jc w:val="center"/>
              <w:rPr>
                <w:rFonts w:ascii="Calibri" w:eastAsia="Calibri" w:hAnsi="Calibri" w:cs="Calibri"/>
                <w:b/>
                <w:color w:val="000000"/>
              </w:rPr>
            </w:pPr>
            <w:r>
              <w:rPr>
                <w:rFonts w:ascii="Calibri" w:eastAsia="Calibri" w:hAnsi="Calibri" w:cs="Calibri"/>
                <w:b/>
                <w:color w:val="000000"/>
              </w:rPr>
              <w:t>Week Four</w:t>
            </w:r>
          </w:p>
        </w:tc>
      </w:tr>
      <w:tr w:rsidR="00202E93" w14:paraId="32B055D9" w14:textId="77777777">
        <w:trPr>
          <w:trHeight w:val="377"/>
        </w:trPr>
        <w:tc>
          <w:tcPr>
            <w:tcW w:w="2880" w:type="dxa"/>
            <w:tcBorders>
              <w:top w:val="nil"/>
              <w:left w:val="single" w:sz="8" w:space="0" w:color="000000"/>
              <w:bottom w:val="single" w:sz="4" w:space="0" w:color="BFBFBF"/>
              <w:right w:val="single" w:sz="4" w:space="0" w:color="BFBFBF"/>
            </w:tcBorders>
            <w:shd w:val="clear" w:color="auto" w:fill="auto"/>
            <w:vAlign w:val="center"/>
          </w:tcPr>
          <w:p w14:paraId="693E8739" w14:textId="77777777" w:rsidR="00202E93" w:rsidRDefault="007C18A2">
            <w:pPr>
              <w:spacing w:line="240" w:lineRule="auto"/>
              <w:jc w:val="center"/>
              <w:rPr>
                <w:b/>
                <w:color w:val="000000"/>
                <w:sz w:val="20"/>
                <w:szCs w:val="20"/>
              </w:rPr>
            </w:pPr>
            <w:r>
              <w:rPr>
                <w:b/>
                <w:color w:val="000000"/>
                <w:sz w:val="20"/>
                <w:szCs w:val="20"/>
              </w:rPr>
              <w:t xml:space="preserve">Activity Day                                                </w:t>
            </w:r>
          </w:p>
        </w:tc>
        <w:tc>
          <w:tcPr>
            <w:tcW w:w="630" w:type="dxa"/>
            <w:tcBorders>
              <w:top w:val="nil"/>
              <w:left w:val="nil"/>
              <w:bottom w:val="single" w:sz="4" w:space="0" w:color="BFBFBF"/>
              <w:right w:val="single" w:sz="4" w:space="0" w:color="BFBFBF"/>
            </w:tcBorders>
            <w:shd w:val="clear" w:color="auto" w:fill="auto"/>
            <w:vAlign w:val="center"/>
          </w:tcPr>
          <w:p w14:paraId="1ED6770B" w14:textId="77777777" w:rsidR="00202E93" w:rsidRDefault="007C18A2">
            <w:pPr>
              <w:spacing w:line="240" w:lineRule="auto"/>
              <w:rPr>
                <w:b/>
                <w:color w:val="000000"/>
                <w:sz w:val="20"/>
                <w:szCs w:val="20"/>
              </w:rPr>
            </w:pPr>
            <w:r>
              <w:rPr>
                <w:b/>
                <w:color w:val="000000"/>
                <w:sz w:val="20"/>
                <w:szCs w:val="20"/>
              </w:rPr>
              <w:t>Mon</w:t>
            </w:r>
          </w:p>
        </w:tc>
        <w:tc>
          <w:tcPr>
            <w:tcW w:w="630" w:type="dxa"/>
            <w:tcBorders>
              <w:top w:val="nil"/>
              <w:left w:val="nil"/>
              <w:bottom w:val="single" w:sz="4" w:space="0" w:color="BFBFBF"/>
              <w:right w:val="single" w:sz="4" w:space="0" w:color="BFBFBF"/>
            </w:tcBorders>
            <w:shd w:val="clear" w:color="auto" w:fill="auto"/>
            <w:vAlign w:val="center"/>
          </w:tcPr>
          <w:p w14:paraId="24A1929A" w14:textId="77777777" w:rsidR="00202E93" w:rsidRDefault="007C18A2">
            <w:pPr>
              <w:spacing w:line="240" w:lineRule="auto"/>
              <w:rPr>
                <w:b/>
                <w:color w:val="000000"/>
                <w:sz w:val="20"/>
                <w:szCs w:val="20"/>
              </w:rPr>
            </w:pPr>
            <w:r>
              <w:rPr>
                <w:b/>
                <w:color w:val="000000"/>
                <w:sz w:val="20"/>
                <w:szCs w:val="20"/>
              </w:rPr>
              <w:t>Tue</w:t>
            </w:r>
          </w:p>
        </w:tc>
        <w:tc>
          <w:tcPr>
            <w:tcW w:w="630" w:type="dxa"/>
            <w:tcBorders>
              <w:top w:val="nil"/>
              <w:left w:val="nil"/>
              <w:bottom w:val="single" w:sz="4" w:space="0" w:color="BFBFBF"/>
              <w:right w:val="single" w:sz="4" w:space="0" w:color="BFBFBF"/>
            </w:tcBorders>
            <w:shd w:val="clear" w:color="auto" w:fill="auto"/>
            <w:vAlign w:val="center"/>
          </w:tcPr>
          <w:p w14:paraId="6581DADC" w14:textId="77777777" w:rsidR="00202E93" w:rsidRDefault="007C18A2">
            <w:pPr>
              <w:spacing w:line="240" w:lineRule="auto"/>
              <w:rPr>
                <w:b/>
                <w:color w:val="000000"/>
                <w:sz w:val="20"/>
                <w:szCs w:val="20"/>
              </w:rPr>
            </w:pPr>
            <w:r>
              <w:rPr>
                <w:b/>
                <w:color w:val="000000"/>
                <w:sz w:val="20"/>
                <w:szCs w:val="20"/>
              </w:rPr>
              <w:t>Wed</w:t>
            </w:r>
          </w:p>
        </w:tc>
        <w:tc>
          <w:tcPr>
            <w:tcW w:w="630" w:type="dxa"/>
            <w:tcBorders>
              <w:top w:val="nil"/>
              <w:left w:val="nil"/>
              <w:bottom w:val="single" w:sz="4" w:space="0" w:color="BFBFBF"/>
              <w:right w:val="single" w:sz="4" w:space="0" w:color="BFBFBF"/>
            </w:tcBorders>
            <w:shd w:val="clear" w:color="auto" w:fill="auto"/>
            <w:vAlign w:val="center"/>
          </w:tcPr>
          <w:p w14:paraId="41B61D9D" w14:textId="77777777" w:rsidR="00202E93" w:rsidRDefault="007C18A2">
            <w:pPr>
              <w:spacing w:line="240" w:lineRule="auto"/>
              <w:rPr>
                <w:b/>
                <w:color w:val="000000"/>
                <w:sz w:val="20"/>
                <w:szCs w:val="20"/>
              </w:rPr>
            </w:pPr>
            <w:r>
              <w:rPr>
                <w:b/>
                <w:color w:val="000000"/>
                <w:sz w:val="20"/>
                <w:szCs w:val="20"/>
              </w:rPr>
              <w:t>Thu</w:t>
            </w:r>
          </w:p>
        </w:tc>
        <w:tc>
          <w:tcPr>
            <w:tcW w:w="540" w:type="dxa"/>
            <w:tcBorders>
              <w:top w:val="nil"/>
              <w:left w:val="nil"/>
              <w:bottom w:val="single" w:sz="4" w:space="0" w:color="BFBFBF"/>
              <w:right w:val="single" w:sz="4" w:space="0" w:color="BFBFBF"/>
            </w:tcBorders>
            <w:shd w:val="clear" w:color="auto" w:fill="auto"/>
            <w:vAlign w:val="center"/>
          </w:tcPr>
          <w:p w14:paraId="029AD4E6" w14:textId="77777777" w:rsidR="00202E93" w:rsidRDefault="007C18A2">
            <w:pPr>
              <w:spacing w:line="240" w:lineRule="auto"/>
              <w:rPr>
                <w:b/>
                <w:color w:val="000000"/>
                <w:sz w:val="20"/>
                <w:szCs w:val="20"/>
              </w:rPr>
            </w:pPr>
            <w:r>
              <w:rPr>
                <w:b/>
                <w:color w:val="000000"/>
                <w:sz w:val="20"/>
                <w:szCs w:val="20"/>
              </w:rPr>
              <w:t>Fri</w:t>
            </w:r>
          </w:p>
        </w:tc>
        <w:tc>
          <w:tcPr>
            <w:tcW w:w="630" w:type="dxa"/>
            <w:tcBorders>
              <w:top w:val="nil"/>
              <w:left w:val="nil"/>
              <w:bottom w:val="single" w:sz="4" w:space="0" w:color="BFBFBF"/>
              <w:right w:val="single" w:sz="4" w:space="0" w:color="BFBFBF"/>
            </w:tcBorders>
            <w:shd w:val="clear" w:color="auto" w:fill="auto"/>
            <w:vAlign w:val="center"/>
          </w:tcPr>
          <w:p w14:paraId="08E62C43" w14:textId="77777777" w:rsidR="00202E93" w:rsidRDefault="007C18A2">
            <w:pPr>
              <w:spacing w:line="240" w:lineRule="auto"/>
              <w:rPr>
                <w:b/>
                <w:color w:val="000000"/>
                <w:sz w:val="20"/>
                <w:szCs w:val="20"/>
              </w:rPr>
            </w:pPr>
            <w:r>
              <w:rPr>
                <w:b/>
                <w:color w:val="000000"/>
                <w:sz w:val="20"/>
                <w:szCs w:val="20"/>
              </w:rPr>
              <w:t>Mon</w:t>
            </w:r>
          </w:p>
        </w:tc>
        <w:tc>
          <w:tcPr>
            <w:tcW w:w="630" w:type="dxa"/>
            <w:tcBorders>
              <w:top w:val="nil"/>
              <w:left w:val="nil"/>
              <w:bottom w:val="single" w:sz="4" w:space="0" w:color="BFBFBF"/>
              <w:right w:val="single" w:sz="4" w:space="0" w:color="BFBFBF"/>
            </w:tcBorders>
            <w:shd w:val="clear" w:color="auto" w:fill="auto"/>
            <w:vAlign w:val="center"/>
          </w:tcPr>
          <w:p w14:paraId="013CBC5F" w14:textId="77777777" w:rsidR="00202E93" w:rsidRDefault="007C18A2">
            <w:pPr>
              <w:spacing w:line="240" w:lineRule="auto"/>
              <w:rPr>
                <w:b/>
                <w:color w:val="000000"/>
                <w:sz w:val="20"/>
                <w:szCs w:val="20"/>
              </w:rPr>
            </w:pPr>
            <w:r>
              <w:rPr>
                <w:b/>
                <w:color w:val="000000"/>
                <w:sz w:val="20"/>
                <w:szCs w:val="20"/>
              </w:rPr>
              <w:t>Tue</w:t>
            </w:r>
          </w:p>
        </w:tc>
        <w:tc>
          <w:tcPr>
            <w:tcW w:w="630" w:type="dxa"/>
            <w:tcBorders>
              <w:top w:val="nil"/>
              <w:left w:val="nil"/>
              <w:bottom w:val="single" w:sz="4" w:space="0" w:color="BFBFBF"/>
              <w:right w:val="single" w:sz="4" w:space="0" w:color="BFBFBF"/>
            </w:tcBorders>
            <w:shd w:val="clear" w:color="auto" w:fill="auto"/>
            <w:vAlign w:val="center"/>
          </w:tcPr>
          <w:p w14:paraId="12132B33" w14:textId="77777777" w:rsidR="00202E93" w:rsidRDefault="007C18A2">
            <w:pPr>
              <w:spacing w:line="240" w:lineRule="auto"/>
              <w:rPr>
                <w:b/>
                <w:color w:val="000000"/>
                <w:sz w:val="20"/>
                <w:szCs w:val="20"/>
              </w:rPr>
            </w:pPr>
            <w:r>
              <w:rPr>
                <w:b/>
                <w:color w:val="000000"/>
                <w:sz w:val="20"/>
                <w:szCs w:val="20"/>
              </w:rPr>
              <w:t>Wed</w:t>
            </w:r>
          </w:p>
        </w:tc>
        <w:tc>
          <w:tcPr>
            <w:tcW w:w="630" w:type="dxa"/>
            <w:tcBorders>
              <w:top w:val="nil"/>
              <w:left w:val="nil"/>
              <w:bottom w:val="single" w:sz="4" w:space="0" w:color="BFBFBF"/>
              <w:right w:val="single" w:sz="4" w:space="0" w:color="BFBFBF"/>
            </w:tcBorders>
            <w:shd w:val="clear" w:color="auto" w:fill="auto"/>
            <w:vAlign w:val="center"/>
          </w:tcPr>
          <w:p w14:paraId="046CEB93" w14:textId="77777777" w:rsidR="00202E93" w:rsidRDefault="007C18A2">
            <w:pPr>
              <w:spacing w:line="240" w:lineRule="auto"/>
              <w:rPr>
                <w:b/>
                <w:color w:val="000000"/>
                <w:sz w:val="20"/>
                <w:szCs w:val="20"/>
              </w:rPr>
            </w:pPr>
            <w:r>
              <w:rPr>
                <w:b/>
                <w:color w:val="000000"/>
                <w:sz w:val="20"/>
                <w:szCs w:val="20"/>
              </w:rPr>
              <w:t>Thu</w:t>
            </w:r>
          </w:p>
        </w:tc>
        <w:tc>
          <w:tcPr>
            <w:tcW w:w="540" w:type="dxa"/>
            <w:tcBorders>
              <w:top w:val="nil"/>
              <w:left w:val="nil"/>
              <w:bottom w:val="single" w:sz="4" w:space="0" w:color="BFBFBF"/>
              <w:right w:val="single" w:sz="4" w:space="0" w:color="BFBFBF"/>
            </w:tcBorders>
            <w:shd w:val="clear" w:color="auto" w:fill="auto"/>
            <w:vAlign w:val="center"/>
          </w:tcPr>
          <w:p w14:paraId="61960644" w14:textId="77777777" w:rsidR="00202E93" w:rsidRDefault="007C18A2">
            <w:pPr>
              <w:spacing w:line="240" w:lineRule="auto"/>
              <w:rPr>
                <w:b/>
                <w:color w:val="000000"/>
                <w:sz w:val="20"/>
                <w:szCs w:val="20"/>
              </w:rPr>
            </w:pPr>
            <w:r>
              <w:rPr>
                <w:b/>
                <w:color w:val="000000"/>
                <w:sz w:val="20"/>
                <w:szCs w:val="20"/>
              </w:rPr>
              <w:t>Fri</w:t>
            </w:r>
          </w:p>
        </w:tc>
        <w:tc>
          <w:tcPr>
            <w:tcW w:w="630" w:type="dxa"/>
            <w:tcBorders>
              <w:top w:val="nil"/>
              <w:left w:val="nil"/>
              <w:bottom w:val="single" w:sz="4" w:space="0" w:color="BFBFBF"/>
              <w:right w:val="single" w:sz="4" w:space="0" w:color="BFBFBF"/>
            </w:tcBorders>
            <w:shd w:val="clear" w:color="auto" w:fill="auto"/>
            <w:vAlign w:val="center"/>
          </w:tcPr>
          <w:p w14:paraId="537B3843" w14:textId="77777777" w:rsidR="00202E93" w:rsidRDefault="007C18A2">
            <w:pPr>
              <w:spacing w:line="240" w:lineRule="auto"/>
              <w:rPr>
                <w:b/>
                <w:color w:val="000000"/>
                <w:sz w:val="20"/>
                <w:szCs w:val="20"/>
              </w:rPr>
            </w:pPr>
            <w:r>
              <w:rPr>
                <w:b/>
                <w:color w:val="000000"/>
                <w:sz w:val="20"/>
                <w:szCs w:val="20"/>
              </w:rPr>
              <w:t>Mon</w:t>
            </w:r>
          </w:p>
        </w:tc>
        <w:tc>
          <w:tcPr>
            <w:tcW w:w="630" w:type="dxa"/>
            <w:tcBorders>
              <w:top w:val="nil"/>
              <w:left w:val="nil"/>
              <w:bottom w:val="single" w:sz="4" w:space="0" w:color="BFBFBF"/>
              <w:right w:val="single" w:sz="4" w:space="0" w:color="BFBFBF"/>
            </w:tcBorders>
            <w:shd w:val="clear" w:color="auto" w:fill="auto"/>
            <w:vAlign w:val="center"/>
          </w:tcPr>
          <w:p w14:paraId="392A36A3" w14:textId="77777777" w:rsidR="00202E93" w:rsidRDefault="007C18A2">
            <w:pPr>
              <w:spacing w:line="240" w:lineRule="auto"/>
              <w:rPr>
                <w:b/>
                <w:color w:val="000000"/>
                <w:sz w:val="20"/>
                <w:szCs w:val="20"/>
              </w:rPr>
            </w:pPr>
            <w:r>
              <w:rPr>
                <w:b/>
                <w:color w:val="000000"/>
                <w:sz w:val="20"/>
                <w:szCs w:val="20"/>
              </w:rPr>
              <w:t>Tue</w:t>
            </w:r>
          </w:p>
        </w:tc>
        <w:tc>
          <w:tcPr>
            <w:tcW w:w="630" w:type="dxa"/>
            <w:tcBorders>
              <w:top w:val="nil"/>
              <w:left w:val="nil"/>
              <w:bottom w:val="single" w:sz="4" w:space="0" w:color="BFBFBF"/>
              <w:right w:val="single" w:sz="4" w:space="0" w:color="BFBFBF"/>
            </w:tcBorders>
            <w:shd w:val="clear" w:color="auto" w:fill="auto"/>
            <w:vAlign w:val="center"/>
          </w:tcPr>
          <w:p w14:paraId="237ECBF4" w14:textId="77777777" w:rsidR="00202E93" w:rsidRDefault="007C18A2">
            <w:pPr>
              <w:spacing w:line="240" w:lineRule="auto"/>
              <w:rPr>
                <w:b/>
                <w:color w:val="000000"/>
                <w:sz w:val="20"/>
                <w:szCs w:val="20"/>
              </w:rPr>
            </w:pPr>
            <w:r>
              <w:rPr>
                <w:b/>
                <w:color w:val="000000"/>
                <w:sz w:val="20"/>
                <w:szCs w:val="20"/>
              </w:rPr>
              <w:t>Wed</w:t>
            </w:r>
          </w:p>
        </w:tc>
        <w:tc>
          <w:tcPr>
            <w:tcW w:w="630" w:type="dxa"/>
            <w:tcBorders>
              <w:top w:val="nil"/>
              <w:left w:val="nil"/>
              <w:bottom w:val="single" w:sz="4" w:space="0" w:color="BFBFBF"/>
              <w:right w:val="single" w:sz="4" w:space="0" w:color="BFBFBF"/>
            </w:tcBorders>
            <w:shd w:val="clear" w:color="auto" w:fill="auto"/>
            <w:vAlign w:val="center"/>
          </w:tcPr>
          <w:p w14:paraId="52632715" w14:textId="77777777" w:rsidR="00202E93" w:rsidRDefault="007C18A2">
            <w:pPr>
              <w:spacing w:line="240" w:lineRule="auto"/>
              <w:rPr>
                <w:b/>
                <w:color w:val="000000"/>
                <w:sz w:val="20"/>
                <w:szCs w:val="20"/>
              </w:rPr>
            </w:pPr>
            <w:r>
              <w:rPr>
                <w:b/>
                <w:color w:val="000000"/>
                <w:sz w:val="20"/>
                <w:szCs w:val="20"/>
              </w:rPr>
              <w:t>Thu</w:t>
            </w:r>
          </w:p>
        </w:tc>
        <w:tc>
          <w:tcPr>
            <w:tcW w:w="540" w:type="dxa"/>
            <w:tcBorders>
              <w:top w:val="nil"/>
              <w:left w:val="nil"/>
              <w:bottom w:val="single" w:sz="4" w:space="0" w:color="BFBFBF"/>
              <w:right w:val="single" w:sz="4" w:space="0" w:color="BFBFBF"/>
            </w:tcBorders>
            <w:shd w:val="clear" w:color="auto" w:fill="auto"/>
            <w:vAlign w:val="center"/>
          </w:tcPr>
          <w:p w14:paraId="40DF297E" w14:textId="77777777" w:rsidR="00202E93" w:rsidRDefault="007C18A2">
            <w:pPr>
              <w:spacing w:line="240" w:lineRule="auto"/>
              <w:rPr>
                <w:b/>
                <w:color w:val="000000"/>
                <w:sz w:val="20"/>
                <w:szCs w:val="20"/>
              </w:rPr>
            </w:pPr>
            <w:r>
              <w:rPr>
                <w:b/>
                <w:color w:val="000000"/>
                <w:sz w:val="20"/>
                <w:szCs w:val="20"/>
              </w:rPr>
              <w:t>Fri</w:t>
            </w:r>
          </w:p>
        </w:tc>
        <w:tc>
          <w:tcPr>
            <w:tcW w:w="630" w:type="dxa"/>
            <w:tcBorders>
              <w:top w:val="nil"/>
              <w:left w:val="single" w:sz="8" w:space="0" w:color="000000"/>
              <w:bottom w:val="single" w:sz="4" w:space="0" w:color="BFBFBF"/>
              <w:right w:val="single" w:sz="4" w:space="0" w:color="BFBFBF"/>
            </w:tcBorders>
            <w:shd w:val="clear" w:color="auto" w:fill="auto"/>
            <w:vAlign w:val="center"/>
          </w:tcPr>
          <w:p w14:paraId="4C47B0F2" w14:textId="77777777" w:rsidR="00202E93" w:rsidRDefault="007C18A2">
            <w:pPr>
              <w:spacing w:line="240" w:lineRule="auto"/>
              <w:jc w:val="right"/>
              <w:rPr>
                <w:b/>
                <w:color w:val="000000"/>
                <w:sz w:val="20"/>
                <w:szCs w:val="20"/>
              </w:rPr>
            </w:pPr>
            <w:r>
              <w:rPr>
                <w:b/>
                <w:color w:val="000000"/>
                <w:sz w:val="20"/>
                <w:szCs w:val="20"/>
              </w:rPr>
              <w:t>Mon</w:t>
            </w:r>
          </w:p>
        </w:tc>
        <w:tc>
          <w:tcPr>
            <w:tcW w:w="630" w:type="dxa"/>
            <w:tcBorders>
              <w:top w:val="nil"/>
              <w:left w:val="nil"/>
              <w:bottom w:val="single" w:sz="4" w:space="0" w:color="BFBFBF"/>
              <w:right w:val="single" w:sz="4" w:space="0" w:color="BFBFBF"/>
            </w:tcBorders>
            <w:shd w:val="clear" w:color="auto" w:fill="auto"/>
            <w:vAlign w:val="center"/>
          </w:tcPr>
          <w:p w14:paraId="755C1C83" w14:textId="77777777" w:rsidR="00202E93" w:rsidRDefault="007C18A2">
            <w:pPr>
              <w:spacing w:line="240" w:lineRule="auto"/>
              <w:rPr>
                <w:b/>
                <w:color w:val="000000"/>
                <w:sz w:val="20"/>
                <w:szCs w:val="20"/>
              </w:rPr>
            </w:pPr>
            <w:r>
              <w:rPr>
                <w:b/>
                <w:color w:val="000000"/>
                <w:sz w:val="20"/>
                <w:szCs w:val="20"/>
              </w:rPr>
              <w:t>Tue</w:t>
            </w:r>
          </w:p>
        </w:tc>
        <w:tc>
          <w:tcPr>
            <w:tcW w:w="630" w:type="dxa"/>
            <w:tcBorders>
              <w:top w:val="nil"/>
              <w:left w:val="nil"/>
              <w:bottom w:val="single" w:sz="4" w:space="0" w:color="BFBFBF"/>
              <w:right w:val="single" w:sz="4" w:space="0" w:color="BFBFBF"/>
            </w:tcBorders>
            <w:shd w:val="clear" w:color="auto" w:fill="auto"/>
            <w:vAlign w:val="center"/>
          </w:tcPr>
          <w:p w14:paraId="69BEBD4E" w14:textId="77777777" w:rsidR="00202E93" w:rsidRDefault="007C18A2">
            <w:pPr>
              <w:spacing w:line="240" w:lineRule="auto"/>
              <w:rPr>
                <w:b/>
                <w:color w:val="000000"/>
                <w:sz w:val="20"/>
                <w:szCs w:val="20"/>
              </w:rPr>
            </w:pPr>
            <w:r>
              <w:rPr>
                <w:b/>
                <w:color w:val="000000"/>
                <w:sz w:val="20"/>
                <w:szCs w:val="20"/>
              </w:rPr>
              <w:t>Wed</w:t>
            </w:r>
          </w:p>
        </w:tc>
        <w:tc>
          <w:tcPr>
            <w:tcW w:w="720" w:type="dxa"/>
            <w:tcBorders>
              <w:top w:val="nil"/>
              <w:left w:val="nil"/>
              <w:bottom w:val="single" w:sz="4" w:space="0" w:color="BFBFBF"/>
              <w:right w:val="single" w:sz="4" w:space="0" w:color="BFBFBF"/>
            </w:tcBorders>
            <w:shd w:val="clear" w:color="auto" w:fill="auto"/>
            <w:vAlign w:val="center"/>
          </w:tcPr>
          <w:p w14:paraId="557152F2" w14:textId="77777777" w:rsidR="00202E93" w:rsidRDefault="007C18A2">
            <w:pPr>
              <w:spacing w:line="240" w:lineRule="auto"/>
              <w:rPr>
                <w:b/>
                <w:color w:val="000000"/>
                <w:sz w:val="20"/>
                <w:szCs w:val="20"/>
              </w:rPr>
            </w:pPr>
            <w:r>
              <w:rPr>
                <w:b/>
                <w:color w:val="000000"/>
                <w:sz w:val="20"/>
                <w:szCs w:val="20"/>
              </w:rPr>
              <w:t>Thu</w:t>
            </w:r>
          </w:p>
        </w:tc>
        <w:tc>
          <w:tcPr>
            <w:tcW w:w="630" w:type="dxa"/>
            <w:tcBorders>
              <w:top w:val="nil"/>
              <w:left w:val="nil"/>
              <w:bottom w:val="single" w:sz="4" w:space="0" w:color="BFBFBF"/>
              <w:right w:val="single" w:sz="8" w:space="0" w:color="000000"/>
            </w:tcBorders>
            <w:shd w:val="clear" w:color="auto" w:fill="auto"/>
            <w:vAlign w:val="bottom"/>
          </w:tcPr>
          <w:p w14:paraId="7787E02F" w14:textId="77777777" w:rsidR="00202E93" w:rsidRDefault="007C18A2">
            <w:pPr>
              <w:spacing w:line="240" w:lineRule="auto"/>
              <w:rPr>
                <w:rFonts w:ascii="Calibri" w:eastAsia="Calibri" w:hAnsi="Calibri" w:cs="Calibri"/>
                <w:b/>
                <w:color w:val="000000"/>
              </w:rPr>
            </w:pPr>
            <w:r>
              <w:rPr>
                <w:rFonts w:ascii="Calibri" w:eastAsia="Calibri" w:hAnsi="Calibri" w:cs="Calibri"/>
                <w:b/>
                <w:color w:val="000000"/>
              </w:rPr>
              <w:t>Fri</w:t>
            </w:r>
          </w:p>
        </w:tc>
      </w:tr>
      <w:tr w:rsidR="00202E93" w14:paraId="71F83C9D" w14:textId="77777777">
        <w:trPr>
          <w:trHeight w:val="300"/>
        </w:trPr>
        <w:tc>
          <w:tcPr>
            <w:tcW w:w="2880" w:type="dxa"/>
            <w:tcBorders>
              <w:top w:val="nil"/>
              <w:left w:val="single" w:sz="8" w:space="0" w:color="000000"/>
              <w:bottom w:val="single" w:sz="4" w:space="0" w:color="BFBFBF"/>
              <w:right w:val="single" w:sz="4" w:space="0" w:color="BFBFBF"/>
            </w:tcBorders>
            <w:shd w:val="clear" w:color="auto" w:fill="auto"/>
            <w:vAlign w:val="center"/>
          </w:tcPr>
          <w:p w14:paraId="31DA3987" w14:textId="77777777" w:rsidR="00202E93" w:rsidRDefault="007C18A2">
            <w:pPr>
              <w:spacing w:after="0" w:line="240" w:lineRule="auto"/>
              <w:rPr>
                <w:color w:val="000000"/>
                <w:sz w:val="20"/>
                <w:szCs w:val="20"/>
              </w:rPr>
            </w:pPr>
            <w:r>
              <w:rPr>
                <w:color w:val="000000"/>
                <w:sz w:val="20"/>
                <w:szCs w:val="20"/>
              </w:rPr>
              <w:t>Familiarization with the lab</w:t>
            </w:r>
          </w:p>
        </w:tc>
        <w:tc>
          <w:tcPr>
            <w:tcW w:w="630" w:type="dxa"/>
            <w:tcBorders>
              <w:top w:val="nil"/>
              <w:left w:val="nil"/>
              <w:bottom w:val="single" w:sz="4" w:space="0" w:color="BFBFBF"/>
              <w:right w:val="single" w:sz="4" w:space="0" w:color="BFBFBF"/>
            </w:tcBorders>
            <w:shd w:val="clear" w:color="auto" w:fill="0D0D0D"/>
            <w:vAlign w:val="center"/>
          </w:tcPr>
          <w:p w14:paraId="1BDDC5C3"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0D0D0D"/>
            <w:vAlign w:val="center"/>
          </w:tcPr>
          <w:p w14:paraId="25F89BE3"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4D812955"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6F1B81DC" w14:textId="77777777" w:rsidR="00202E93" w:rsidRDefault="007C18A2">
            <w:pPr>
              <w:spacing w:after="0" w:line="240" w:lineRule="auto"/>
              <w:rPr>
                <w:color w:val="000000"/>
                <w:sz w:val="20"/>
                <w:szCs w:val="20"/>
              </w:rPr>
            </w:pPr>
            <w:r>
              <w:rPr>
                <w:color w:val="000000"/>
                <w:sz w:val="20"/>
                <w:szCs w:val="20"/>
              </w:rPr>
              <w:t> </w:t>
            </w:r>
          </w:p>
        </w:tc>
        <w:tc>
          <w:tcPr>
            <w:tcW w:w="540" w:type="dxa"/>
            <w:tcBorders>
              <w:top w:val="nil"/>
              <w:left w:val="nil"/>
              <w:bottom w:val="single" w:sz="4" w:space="0" w:color="BFBFBF"/>
              <w:right w:val="single" w:sz="4" w:space="0" w:color="BFBFBF"/>
            </w:tcBorders>
            <w:shd w:val="clear" w:color="auto" w:fill="FFFFFF"/>
            <w:vAlign w:val="center"/>
          </w:tcPr>
          <w:p w14:paraId="0D51C8EA"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15957361"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217816D3"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1710542D"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687A0CAD" w14:textId="77777777" w:rsidR="00202E93" w:rsidRDefault="007C18A2">
            <w:pPr>
              <w:spacing w:after="0" w:line="240" w:lineRule="auto"/>
              <w:rPr>
                <w:color w:val="000000"/>
                <w:sz w:val="20"/>
                <w:szCs w:val="20"/>
              </w:rPr>
            </w:pPr>
            <w:r>
              <w:rPr>
                <w:color w:val="000000"/>
                <w:sz w:val="20"/>
                <w:szCs w:val="20"/>
              </w:rPr>
              <w:t> </w:t>
            </w:r>
          </w:p>
        </w:tc>
        <w:tc>
          <w:tcPr>
            <w:tcW w:w="540" w:type="dxa"/>
            <w:tcBorders>
              <w:top w:val="nil"/>
              <w:left w:val="nil"/>
              <w:bottom w:val="single" w:sz="4" w:space="0" w:color="BFBFBF"/>
              <w:right w:val="single" w:sz="4" w:space="0" w:color="BFBFBF"/>
            </w:tcBorders>
            <w:shd w:val="clear" w:color="auto" w:fill="FFFFFF"/>
            <w:vAlign w:val="center"/>
          </w:tcPr>
          <w:p w14:paraId="2D4529E2"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51647F31"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bottom"/>
          </w:tcPr>
          <w:p w14:paraId="17706E91"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4F4E7C81"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110B33D0"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540" w:type="dxa"/>
            <w:tcBorders>
              <w:top w:val="nil"/>
              <w:left w:val="nil"/>
              <w:bottom w:val="single" w:sz="4" w:space="0" w:color="BFBFBF"/>
              <w:right w:val="single" w:sz="4" w:space="0" w:color="BFBFBF"/>
            </w:tcBorders>
            <w:shd w:val="clear" w:color="auto" w:fill="FFFFFF"/>
            <w:vAlign w:val="bottom"/>
          </w:tcPr>
          <w:p w14:paraId="75CF68F5"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30FA7A43"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14312E8A"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3DD32193"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720" w:type="dxa"/>
            <w:tcBorders>
              <w:top w:val="nil"/>
              <w:left w:val="nil"/>
              <w:bottom w:val="single" w:sz="4" w:space="0" w:color="BFBFBF"/>
              <w:right w:val="single" w:sz="4" w:space="0" w:color="BFBFBF"/>
            </w:tcBorders>
            <w:shd w:val="clear" w:color="auto" w:fill="FFFFFF"/>
            <w:vAlign w:val="bottom"/>
          </w:tcPr>
          <w:p w14:paraId="67BBDC24"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8" w:space="0" w:color="000000"/>
            </w:tcBorders>
            <w:shd w:val="clear" w:color="auto" w:fill="FFFFFF"/>
            <w:vAlign w:val="bottom"/>
          </w:tcPr>
          <w:p w14:paraId="2CF945D1"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r>
      <w:tr w:rsidR="00202E93" w14:paraId="204A297B" w14:textId="77777777">
        <w:trPr>
          <w:trHeight w:val="300"/>
        </w:trPr>
        <w:tc>
          <w:tcPr>
            <w:tcW w:w="2880" w:type="dxa"/>
            <w:tcBorders>
              <w:top w:val="nil"/>
              <w:left w:val="single" w:sz="8" w:space="0" w:color="000000"/>
              <w:bottom w:val="single" w:sz="4" w:space="0" w:color="BFBFBF"/>
              <w:right w:val="single" w:sz="4" w:space="0" w:color="BFBFBF"/>
            </w:tcBorders>
            <w:shd w:val="clear" w:color="auto" w:fill="auto"/>
            <w:vAlign w:val="center"/>
          </w:tcPr>
          <w:p w14:paraId="5B3A3D22" w14:textId="77777777" w:rsidR="00202E93" w:rsidRDefault="007C18A2">
            <w:pPr>
              <w:spacing w:after="0" w:line="240" w:lineRule="auto"/>
              <w:rPr>
                <w:color w:val="000000"/>
                <w:sz w:val="20"/>
                <w:szCs w:val="20"/>
              </w:rPr>
            </w:pPr>
            <w:r>
              <w:rPr>
                <w:color w:val="000000"/>
                <w:sz w:val="20"/>
                <w:szCs w:val="20"/>
              </w:rPr>
              <w:t>Visitation of the underground mines</w:t>
            </w:r>
          </w:p>
        </w:tc>
        <w:tc>
          <w:tcPr>
            <w:tcW w:w="630" w:type="dxa"/>
            <w:tcBorders>
              <w:top w:val="nil"/>
              <w:left w:val="nil"/>
              <w:bottom w:val="single" w:sz="4" w:space="0" w:color="BFBFBF"/>
              <w:right w:val="single" w:sz="4" w:space="0" w:color="BFBFBF"/>
            </w:tcBorders>
            <w:shd w:val="clear" w:color="auto" w:fill="FFFFFF"/>
            <w:vAlign w:val="center"/>
          </w:tcPr>
          <w:p w14:paraId="644822FB"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C000"/>
            <w:vAlign w:val="center"/>
          </w:tcPr>
          <w:p w14:paraId="3E72EB06"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C000"/>
            <w:vAlign w:val="center"/>
          </w:tcPr>
          <w:p w14:paraId="59AF17F9"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C000"/>
            <w:vAlign w:val="center"/>
          </w:tcPr>
          <w:p w14:paraId="2D37A0A5" w14:textId="77777777" w:rsidR="00202E93" w:rsidRDefault="007C18A2">
            <w:pPr>
              <w:spacing w:after="0" w:line="240" w:lineRule="auto"/>
              <w:rPr>
                <w:color w:val="000000"/>
                <w:sz w:val="20"/>
                <w:szCs w:val="20"/>
              </w:rPr>
            </w:pPr>
            <w:r>
              <w:rPr>
                <w:color w:val="000000"/>
                <w:sz w:val="20"/>
                <w:szCs w:val="20"/>
              </w:rPr>
              <w:t> </w:t>
            </w:r>
          </w:p>
        </w:tc>
        <w:tc>
          <w:tcPr>
            <w:tcW w:w="540" w:type="dxa"/>
            <w:tcBorders>
              <w:top w:val="nil"/>
              <w:left w:val="nil"/>
              <w:bottom w:val="single" w:sz="4" w:space="0" w:color="BFBFBF"/>
              <w:right w:val="single" w:sz="4" w:space="0" w:color="BFBFBF"/>
            </w:tcBorders>
            <w:shd w:val="clear" w:color="auto" w:fill="FFC000"/>
            <w:vAlign w:val="center"/>
          </w:tcPr>
          <w:p w14:paraId="4A1AB714"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nil"/>
              <w:right w:val="nil"/>
            </w:tcBorders>
            <w:shd w:val="clear" w:color="auto" w:fill="auto"/>
            <w:vAlign w:val="bottom"/>
          </w:tcPr>
          <w:p w14:paraId="7DEE4BA2" w14:textId="77777777" w:rsidR="00202E93" w:rsidRDefault="00202E93">
            <w:pPr>
              <w:spacing w:after="0" w:line="240" w:lineRule="auto"/>
              <w:rPr>
                <w:color w:val="000000"/>
                <w:sz w:val="20"/>
                <w:szCs w:val="20"/>
              </w:rPr>
            </w:pPr>
          </w:p>
        </w:tc>
        <w:tc>
          <w:tcPr>
            <w:tcW w:w="630" w:type="dxa"/>
            <w:tcBorders>
              <w:top w:val="nil"/>
              <w:left w:val="single" w:sz="4" w:space="0" w:color="BFBFBF"/>
              <w:bottom w:val="single" w:sz="4" w:space="0" w:color="BFBFBF"/>
              <w:right w:val="single" w:sz="4" w:space="0" w:color="BFBFBF"/>
            </w:tcBorders>
            <w:shd w:val="clear" w:color="auto" w:fill="FFFFFF"/>
            <w:vAlign w:val="center"/>
          </w:tcPr>
          <w:p w14:paraId="39D89018"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441CC781"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1F1E7116" w14:textId="77777777" w:rsidR="00202E93" w:rsidRDefault="007C18A2">
            <w:pPr>
              <w:spacing w:after="0" w:line="240" w:lineRule="auto"/>
              <w:rPr>
                <w:color w:val="000000"/>
                <w:sz w:val="20"/>
                <w:szCs w:val="20"/>
              </w:rPr>
            </w:pPr>
            <w:r>
              <w:rPr>
                <w:color w:val="000000"/>
                <w:sz w:val="20"/>
                <w:szCs w:val="20"/>
              </w:rPr>
              <w:t> </w:t>
            </w:r>
          </w:p>
        </w:tc>
        <w:tc>
          <w:tcPr>
            <w:tcW w:w="540" w:type="dxa"/>
            <w:tcBorders>
              <w:top w:val="nil"/>
              <w:left w:val="nil"/>
              <w:bottom w:val="single" w:sz="4" w:space="0" w:color="BFBFBF"/>
              <w:right w:val="single" w:sz="4" w:space="0" w:color="BFBFBF"/>
            </w:tcBorders>
            <w:shd w:val="clear" w:color="auto" w:fill="FFFFFF"/>
            <w:vAlign w:val="center"/>
          </w:tcPr>
          <w:p w14:paraId="6DE52EEF"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0C466DC7"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bottom"/>
          </w:tcPr>
          <w:p w14:paraId="04EE34F4"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417216F5"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50E7962F"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540" w:type="dxa"/>
            <w:tcBorders>
              <w:top w:val="nil"/>
              <w:left w:val="nil"/>
              <w:bottom w:val="single" w:sz="4" w:space="0" w:color="BFBFBF"/>
              <w:right w:val="single" w:sz="4" w:space="0" w:color="BFBFBF"/>
            </w:tcBorders>
            <w:shd w:val="clear" w:color="auto" w:fill="FFFFFF"/>
            <w:vAlign w:val="bottom"/>
          </w:tcPr>
          <w:p w14:paraId="5F797977"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5235B5C0"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718A79B0"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686B4733"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720" w:type="dxa"/>
            <w:tcBorders>
              <w:top w:val="nil"/>
              <w:left w:val="nil"/>
              <w:bottom w:val="single" w:sz="4" w:space="0" w:color="BFBFBF"/>
              <w:right w:val="single" w:sz="4" w:space="0" w:color="BFBFBF"/>
            </w:tcBorders>
            <w:shd w:val="clear" w:color="auto" w:fill="FFFFFF"/>
            <w:vAlign w:val="bottom"/>
          </w:tcPr>
          <w:p w14:paraId="76976FE0"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8" w:space="0" w:color="000000"/>
            </w:tcBorders>
            <w:shd w:val="clear" w:color="auto" w:fill="FFFFFF"/>
            <w:vAlign w:val="bottom"/>
          </w:tcPr>
          <w:p w14:paraId="2AABEA59"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r>
      <w:tr w:rsidR="00202E93" w14:paraId="17C46B12" w14:textId="77777777">
        <w:trPr>
          <w:trHeight w:val="300"/>
        </w:trPr>
        <w:tc>
          <w:tcPr>
            <w:tcW w:w="2880" w:type="dxa"/>
            <w:tcBorders>
              <w:top w:val="nil"/>
              <w:left w:val="single" w:sz="8" w:space="0" w:color="000000"/>
              <w:bottom w:val="single" w:sz="4" w:space="0" w:color="BFBFBF"/>
              <w:right w:val="single" w:sz="4" w:space="0" w:color="BFBFBF"/>
            </w:tcBorders>
            <w:shd w:val="clear" w:color="auto" w:fill="auto"/>
            <w:vAlign w:val="center"/>
          </w:tcPr>
          <w:p w14:paraId="582622A8" w14:textId="77777777" w:rsidR="00202E93" w:rsidRDefault="007C18A2">
            <w:pPr>
              <w:spacing w:after="0" w:line="240" w:lineRule="auto"/>
              <w:rPr>
                <w:color w:val="000000"/>
                <w:sz w:val="20"/>
                <w:szCs w:val="20"/>
              </w:rPr>
            </w:pPr>
            <w:r>
              <w:rPr>
                <w:color w:val="000000"/>
                <w:sz w:val="20"/>
                <w:szCs w:val="20"/>
              </w:rPr>
              <w:t>Research set-up</w:t>
            </w:r>
          </w:p>
        </w:tc>
        <w:tc>
          <w:tcPr>
            <w:tcW w:w="630" w:type="dxa"/>
            <w:tcBorders>
              <w:top w:val="nil"/>
              <w:left w:val="nil"/>
              <w:bottom w:val="single" w:sz="4" w:space="0" w:color="BFBFBF"/>
              <w:right w:val="single" w:sz="4" w:space="0" w:color="BFBFBF"/>
            </w:tcBorders>
            <w:shd w:val="clear" w:color="auto" w:fill="FFFFFF"/>
            <w:vAlign w:val="center"/>
          </w:tcPr>
          <w:p w14:paraId="4A0C721A"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5A823EF0"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51B561D1"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36766698" w14:textId="77777777" w:rsidR="00202E93" w:rsidRDefault="007C18A2">
            <w:pPr>
              <w:spacing w:after="0" w:line="240" w:lineRule="auto"/>
              <w:rPr>
                <w:color w:val="000000"/>
                <w:sz w:val="20"/>
                <w:szCs w:val="20"/>
              </w:rPr>
            </w:pPr>
            <w:r>
              <w:rPr>
                <w:color w:val="000000"/>
                <w:sz w:val="20"/>
                <w:szCs w:val="20"/>
              </w:rPr>
              <w:t> </w:t>
            </w:r>
          </w:p>
        </w:tc>
        <w:tc>
          <w:tcPr>
            <w:tcW w:w="540" w:type="dxa"/>
            <w:tcBorders>
              <w:top w:val="nil"/>
              <w:left w:val="nil"/>
              <w:bottom w:val="nil"/>
              <w:right w:val="nil"/>
            </w:tcBorders>
            <w:shd w:val="clear" w:color="auto" w:fill="7030A0"/>
            <w:vAlign w:val="bottom"/>
          </w:tcPr>
          <w:p w14:paraId="774A9C9F"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nil"/>
              <w:right w:val="nil"/>
            </w:tcBorders>
            <w:shd w:val="clear" w:color="auto" w:fill="7030A0"/>
            <w:vAlign w:val="bottom"/>
          </w:tcPr>
          <w:p w14:paraId="046783F0"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nil"/>
              <w:right w:val="nil"/>
            </w:tcBorders>
            <w:shd w:val="clear" w:color="auto" w:fill="7030A0"/>
            <w:vAlign w:val="bottom"/>
          </w:tcPr>
          <w:p w14:paraId="123D518D"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nil"/>
              <w:right w:val="nil"/>
            </w:tcBorders>
            <w:shd w:val="clear" w:color="auto" w:fill="FFFFFF"/>
            <w:vAlign w:val="bottom"/>
          </w:tcPr>
          <w:p w14:paraId="556E4D03"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single" w:sz="4" w:space="0" w:color="BFBFBF"/>
              <w:bottom w:val="single" w:sz="4" w:space="0" w:color="BFBFBF"/>
              <w:right w:val="single" w:sz="4" w:space="0" w:color="BFBFBF"/>
            </w:tcBorders>
            <w:shd w:val="clear" w:color="auto" w:fill="FFFFFF"/>
            <w:vAlign w:val="center"/>
          </w:tcPr>
          <w:p w14:paraId="038D4E2D" w14:textId="77777777" w:rsidR="00202E93" w:rsidRDefault="007C18A2">
            <w:pPr>
              <w:spacing w:after="0" w:line="240" w:lineRule="auto"/>
              <w:rPr>
                <w:color w:val="000000"/>
                <w:sz w:val="20"/>
                <w:szCs w:val="20"/>
              </w:rPr>
            </w:pPr>
            <w:r>
              <w:rPr>
                <w:color w:val="000000"/>
                <w:sz w:val="20"/>
                <w:szCs w:val="20"/>
              </w:rPr>
              <w:t> </w:t>
            </w:r>
          </w:p>
        </w:tc>
        <w:tc>
          <w:tcPr>
            <w:tcW w:w="540" w:type="dxa"/>
            <w:tcBorders>
              <w:top w:val="nil"/>
              <w:left w:val="nil"/>
              <w:bottom w:val="single" w:sz="4" w:space="0" w:color="BFBFBF"/>
              <w:right w:val="single" w:sz="4" w:space="0" w:color="BFBFBF"/>
            </w:tcBorders>
            <w:shd w:val="clear" w:color="auto" w:fill="FFFFFF"/>
            <w:vAlign w:val="center"/>
          </w:tcPr>
          <w:p w14:paraId="5EFCBEE8"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2134AAB7"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bottom"/>
          </w:tcPr>
          <w:p w14:paraId="7C85FF8D"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3BA9B298"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78353A1F"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540" w:type="dxa"/>
            <w:tcBorders>
              <w:top w:val="nil"/>
              <w:left w:val="nil"/>
              <w:bottom w:val="single" w:sz="4" w:space="0" w:color="BFBFBF"/>
              <w:right w:val="single" w:sz="4" w:space="0" w:color="BFBFBF"/>
            </w:tcBorders>
            <w:shd w:val="clear" w:color="auto" w:fill="FFFFFF"/>
            <w:vAlign w:val="bottom"/>
          </w:tcPr>
          <w:p w14:paraId="2D03AD5A"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011E135E"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79D99D11"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2C6B7D8E"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720" w:type="dxa"/>
            <w:tcBorders>
              <w:top w:val="nil"/>
              <w:left w:val="nil"/>
              <w:bottom w:val="single" w:sz="4" w:space="0" w:color="BFBFBF"/>
              <w:right w:val="single" w:sz="4" w:space="0" w:color="BFBFBF"/>
            </w:tcBorders>
            <w:shd w:val="clear" w:color="auto" w:fill="FFFFFF"/>
            <w:vAlign w:val="bottom"/>
          </w:tcPr>
          <w:p w14:paraId="32BC70A7"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8" w:space="0" w:color="000000"/>
            </w:tcBorders>
            <w:shd w:val="clear" w:color="auto" w:fill="FFFFFF"/>
            <w:vAlign w:val="bottom"/>
          </w:tcPr>
          <w:p w14:paraId="023A75C3"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r>
      <w:tr w:rsidR="00202E93" w14:paraId="63DA5883" w14:textId="77777777">
        <w:trPr>
          <w:trHeight w:val="300"/>
        </w:trPr>
        <w:tc>
          <w:tcPr>
            <w:tcW w:w="2880" w:type="dxa"/>
            <w:tcBorders>
              <w:top w:val="nil"/>
              <w:left w:val="single" w:sz="8" w:space="0" w:color="000000"/>
              <w:bottom w:val="single" w:sz="4" w:space="0" w:color="BFBFBF"/>
              <w:right w:val="single" w:sz="4" w:space="0" w:color="BFBFBF"/>
            </w:tcBorders>
            <w:shd w:val="clear" w:color="auto" w:fill="auto"/>
            <w:vAlign w:val="center"/>
          </w:tcPr>
          <w:p w14:paraId="654C51FA" w14:textId="77777777" w:rsidR="00202E93" w:rsidRDefault="007C18A2">
            <w:pPr>
              <w:spacing w:after="0" w:line="240" w:lineRule="auto"/>
              <w:rPr>
                <w:color w:val="000000"/>
                <w:sz w:val="20"/>
                <w:szCs w:val="20"/>
              </w:rPr>
            </w:pPr>
            <w:r>
              <w:rPr>
                <w:color w:val="000000"/>
                <w:sz w:val="20"/>
                <w:szCs w:val="20"/>
              </w:rPr>
              <w:t>Sensor integration</w:t>
            </w:r>
          </w:p>
        </w:tc>
        <w:tc>
          <w:tcPr>
            <w:tcW w:w="630" w:type="dxa"/>
            <w:tcBorders>
              <w:top w:val="nil"/>
              <w:left w:val="nil"/>
              <w:bottom w:val="single" w:sz="4" w:space="0" w:color="BFBFBF"/>
              <w:right w:val="single" w:sz="4" w:space="0" w:color="BFBFBF"/>
            </w:tcBorders>
            <w:shd w:val="clear" w:color="auto" w:fill="FFFFFF"/>
            <w:vAlign w:val="center"/>
          </w:tcPr>
          <w:p w14:paraId="3BF1DCC1"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48AEB865"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71E4E430"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7512FC0C" w14:textId="77777777" w:rsidR="00202E93" w:rsidRDefault="007C18A2">
            <w:pPr>
              <w:spacing w:after="0" w:line="240" w:lineRule="auto"/>
              <w:rPr>
                <w:color w:val="000000"/>
                <w:sz w:val="20"/>
                <w:szCs w:val="20"/>
              </w:rPr>
            </w:pPr>
            <w:r>
              <w:rPr>
                <w:color w:val="000000"/>
                <w:sz w:val="20"/>
                <w:szCs w:val="20"/>
              </w:rPr>
              <w:t> </w:t>
            </w:r>
          </w:p>
        </w:tc>
        <w:tc>
          <w:tcPr>
            <w:tcW w:w="540" w:type="dxa"/>
            <w:tcBorders>
              <w:top w:val="single" w:sz="4" w:space="0" w:color="BFBFBF"/>
              <w:left w:val="nil"/>
              <w:bottom w:val="single" w:sz="4" w:space="0" w:color="BFBFBF"/>
              <w:right w:val="single" w:sz="4" w:space="0" w:color="BFBFBF"/>
            </w:tcBorders>
            <w:shd w:val="clear" w:color="auto" w:fill="FFFFFF"/>
            <w:vAlign w:val="center"/>
          </w:tcPr>
          <w:p w14:paraId="745C46E0" w14:textId="77777777" w:rsidR="00202E93" w:rsidRDefault="007C18A2">
            <w:pPr>
              <w:spacing w:after="0" w:line="240" w:lineRule="auto"/>
              <w:rPr>
                <w:color w:val="000000"/>
                <w:sz w:val="20"/>
                <w:szCs w:val="20"/>
              </w:rPr>
            </w:pPr>
            <w:r>
              <w:rPr>
                <w:color w:val="000000"/>
                <w:sz w:val="20"/>
                <w:szCs w:val="20"/>
              </w:rPr>
              <w:t> </w:t>
            </w:r>
          </w:p>
        </w:tc>
        <w:tc>
          <w:tcPr>
            <w:tcW w:w="630" w:type="dxa"/>
            <w:tcBorders>
              <w:top w:val="single" w:sz="4" w:space="0" w:color="BFBFBF"/>
              <w:left w:val="nil"/>
              <w:bottom w:val="single" w:sz="4" w:space="0" w:color="BFBFBF"/>
              <w:right w:val="single" w:sz="4" w:space="0" w:color="BFBFBF"/>
            </w:tcBorders>
            <w:shd w:val="clear" w:color="auto" w:fill="FFFFFF"/>
            <w:vAlign w:val="center"/>
          </w:tcPr>
          <w:p w14:paraId="1317FC95" w14:textId="77777777" w:rsidR="00202E93" w:rsidRDefault="007C18A2">
            <w:pPr>
              <w:spacing w:after="0" w:line="240" w:lineRule="auto"/>
              <w:rPr>
                <w:color w:val="000000"/>
                <w:sz w:val="20"/>
                <w:szCs w:val="20"/>
              </w:rPr>
            </w:pPr>
            <w:r>
              <w:rPr>
                <w:color w:val="000000"/>
                <w:sz w:val="20"/>
                <w:szCs w:val="20"/>
              </w:rPr>
              <w:t> </w:t>
            </w:r>
          </w:p>
        </w:tc>
        <w:tc>
          <w:tcPr>
            <w:tcW w:w="630" w:type="dxa"/>
            <w:tcBorders>
              <w:top w:val="single" w:sz="4" w:space="0" w:color="BFBFBF"/>
              <w:left w:val="nil"/>
              <w:bottom w:val="single" w:sz="4" w:space="0" w:color="BFBFBF"/>
              <w:right w:val="single" w:sz="4" w:space="0" w:color="BFBFBF"/>
            </w:tcBorders>
            <w:shd w:val="clear" w:color="auto" w:fill="5B9BD5"/>
            <w:vAlign w:val="center"/>
          </w:tcPr>
          <w:p w14:paraId="1A41A7B0" w14:textId="77777777" w:rsidR="00202E93" w:rsidRDefault="007C18A2">
            <w:pPr>
              <w:spacing w:after="0" w:line="240" w:lineRule="auto"/>
              <w:rPr>
                <w:color w:val="000000"/>
                <w:sz w:val="20"/>
                <w:szCs w:val="20"/>
              </w:rPr>
            </w:pPr>
            <w:r>
              <w:rPr>
                <w:color w:val="000000"/>
                <w:sz w:val="20"/>
                <w:szCs w:val="20"/>
              </w:rPr>
              <w:t> </w:t>
            </w:r>
          </w:p>
        </w:tc>
        <w:tc>
          <w:tcPr>
            <w:tcW w:w="630" w:type="dxa"/>
            <w:tcBorders>
              <w:top w:val="single" w:sz="4" w:space="0" w:color="BFBFBF"/>
              <w:left w:val="nil"/>
              <w:bottom w:val="single" w:sz="4" w:space="0" w:color="BFBFBF"/>
              <w:right w:val="single" w:sz="4" w:space="0" w:color="BFBFBF"/>
            </w:tcBorders>
            <w:shd w:val="clear" w:color="auto" w:fill="5B9BD5"/>
            <w:vAlign w:val="center"/>
          </w:tcPr>
          <w:p w14:paraId="63CAD052"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5B9BD5"/>
            <w:vAlign w:val="center"/>
          </w:tcPr>
          <w:p w14:paraId="76A6BB45" w14:textId="77777777" w:rsidR="00202E93" w:rsidRDefault="007C18A2">
            <w:pPr>
              <w:spacing w:after="0" w:line="240" w:lineRule="auto"/>
              <w:rPr>
                <w:color w:val="000000"/>
                <w:sz w:val="20"/>
                <w:szCs w:val="20"/>
              </w:rPr>
            </w:pPr>
            <w:r>
              <w:rPr>
                <w:color w:val="000000"/>
                <w:sz w:val="20"/>
                <w:szCs w:val="20"/>
              </w:rPr>
              <w:t> </w:t>
            </w:r>
          </w:p>
        </w:tc>
        <w:tc>
          <w:tcPr>
            <w:tcW w:w="540" w:type="dxa"/>
            <w:tcBorders>
              <w:top w:val="nil"/>
              <w:left w:val="nil"/>
              <w:bottom w:val="nil"/>
              <w:right w:val="nil"/>
            </w:tcBorders>
            <w:shd w:val="clear" w:color="auto" w:fill="5B9BD5"/>
            <w:vAlign w:val="bottom"/>
          </w:tcPr>
          <w:p w14:paraId="756B2BF7" w14:textId="77777777" w:rsidR="00202E93" w:rsidRDefault="007C18A2">
            <w:pPr>
              <w:spacing w:after="0" w:line="240" w:lineRule="auto"/>
              <w:rPr>
                <w:rFonts w:ascii="Calibri" w:eastAsia="Calibri" w:hAnsi="Calibri" w:cs="Calibri"/>
              </w:rPr>
            </w:pPr>
            <w:r>
              <w:rPr>
                <w:rFonts w:ascii="Calibri" w:eastAsia="Calibri" w:hAnsi="Calibri" w:cs="Calibri"/>
              </w:rPr>
              <w:t> </w:t>
            </w:r>
          </w:p>
        </w:tc>
        <w:tc>
          <w:tcPr>
            <w:tcW w:w="630" w:type="dxa"/>
            <w:tcBorders>
              <w:top w:val="nil"/>
              <w:left w:val="single" w:sz="4" w:space="0" w:color="BFBFBF"/>
              <w:bottom w:val="single" w:sz="4" w:space="0" w:color="BFBFBF"/>
              <w:right w:val="single" w:sz="4" w:space="0" w:color="BFBFBF"/>
            </w:tcBorders>
            <w:shd w:val="clear" w:color="auto" w:fill="5B9BD5"/>
            <w:vAlign w:val="center"/>
          </w:tcPr>
          <w:p w14:paraId="2B82A422" w14:textId="77777777" w:rsidR="00202E93" w:rsidRDefault="007C18A2">
            <w:pPr>
              <w:spacing w:after="0" w:line="240" w:lineRule="auto"/>
              <w:rPr>
                <w:sz w:val="20"/>
                <w:szCs w:val="20"/>
              </w:rPr>
            </w:pPr>
            <w:r>
              <w:rPr>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4DDF7A80" w14:textId="77777777" w:rsidR="00202E93" w:rsidRDefault="007C18A2">
            <w:pPr>
              <w:spacing w:after="0" w:line="240" w:lineRule="auto"/>
              <w:rPr>
                <w:sz w:val="20"/>
                <w:szCs w:val="20"/>
              </w:rPr>
            </w:pPr>
            <w:r>
              <w:rPr>
                <w:sz w:val="20"/>
                <w:szCs w:val="20"/>
              </w:rPr>
              <w:t> </w:t>
            </w:r>
          </w:p>
        </w:tc>
        <w:tc>
          <w:tcPr>
            <w:tcW w:w="630" w:type="dxa"/>
            <w:tcBorders>
              <w:top w:val="nil"/>
              <w:left w:val="nil"/>
              <w:bottom w:val="single" w:sz="4" w:space="0" w:color="BFBFBF"/>
              <w:right w:val="single" w:sz="4" w:space="0" w:color="BFBFBF"/>
            </w:tcBorders>
            <w:shd w:val="clear" w:color="auto" w:fill="FFFFFF"/>
            <w:vAlign w:val="bottom"/>
          </w:tcPr>
          <w:p w14:paraId="116B6BA7" w14:textId="77777777" w:rsidR="00202E93" w:rsidRDefault="007C18A2">
            <w:pPr>
              <w:spacing w:after="0" w:line="240" w:lineRule="auto"/>
              <w:rPr>
                <w:rFonts w:ascii="Calibri" w:eastAsia="Calibri" w:hAnsi="Calibri" w:cs="Calibri"/>
              </w:rPr>
            </w:pPr>
            <w:r>
              <w:rPr>
                <w:rFonts w:ascii="Calibri" w:eastAsia="Calibri" w:hAnsi="Calibri" w:cs="Calibri"/>
              </w:rPr>
              <w:t> </w:t>
            </w:r>
          </w:p>
        </w:tc>
        <w:tc>
          <w:tcPr>
            <w:tcW w:w="630" w:type="dxa"/>
            <w:tcBorders>
              <w:top w:val="nil"/>
              <w:left w:val="nil"/>
              <w:bottom w:val="single" w:sz="4" w:space="0" w:color="BFBFBF"/>
              <w:right w:val="single" w:sz="4" w:space="0" w:color="BFBFBF"/>
            </w:tcBorders>
            <w:shd w:val="clear" w:color="auto" w:fill="FFFFFF"/>
            <w:vAlign w:val="bottom"/>
          </w:tcPr>
          <w:p w14:paraId="610D8F67" w14:textId="77777777" w:rsidR="00202E93" w:rsidRDefault="007C18A2">
            <w:pPr>
              <w:spacing w:after="0" w:line="240" w:lineRule="auto"/>
              <w:rPr>
                <w:rFonts w:ascii="Calibri" w:eastAsia="Calibri" w:hAnsi="Calibri" w:cs="Calibri"/>
                <w:color w:val="F8CBAD"/>
              </w:rPr>
            </w:pPr>
            <w:r>
              <w:rPr>
                <w:rFonts w:ascii="Calibri" w:eastAsia="Calibri" w:hAnsi="Calibri" w:cs="Calibri"/>
                <w:color w:val="F8CBAD"/>
              </w:rPr>
              <w:t> </w:t>
            </w:r>
          </w:p>
        </w:tc>
        <w:tc>
          <w:tcPr>
            <w:tcW w:w="540" w:type="dxa"/>
            <w:tcBorders>
              <w:top w:val="nil"/>
              <w:left w:val="nil"/>
              <w:bottom w:val="single" w:sz="4" w:space="0" w:color="BFBFBF"/>
              <w:right w:val="single" w:sz="4" w:space="0" w:color="BFBFBF"/>
            </w:tcBorders>
            <w:shd w:val="clear" w:color="auto" w:fill="FFFFFF"/>
            <w:vAlign w:val="bottom"/>
          </w:tcPr>
          <w:p w14:paraId="604342ED"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0F6B5624"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23D466F7"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FFFFFF"/>
            <w:vAlign w:val="bottom"/>
          </w:tcPr>
          <w:p w14:paraId="267EDAF0"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720" w:type="dxa"/>
            <w:tcBorders>
              <w:top w:val="nil"/>
              <w:left w:val="nil"/>
              <w:bottom w:val="single" w:sz="4" w:space="0" w:color="BFBFBF"/>
              <w:right w:val="single" w:sz="4" w:space="0" w:color="BFBFBF"/>
            </w:tcBorders>
            <w:shd w:val="clear" w:color="auto" w:fill="FFFFFF"/>
            <w:vAlign w:val="bottom"/>
          </w:tcPr>
          <w:p w14:paraId="6BA1EE6B"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8" w:space="0" w:color="000000"/>
            </w:tcBorders>
            <w:shd w:val="clear" w:color="auto" w:fill="FFFFFF"/>
            <w:vAlign w:val="bottom"/>
          </w:tcPr>
          <w:p w14:paraId="3E4478C8"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r>
      <w:tr w:rsidR="00202E93" w14:paraId="15470B45" w14:textId="77777777">
        <w:trPr>
          <w:trHeight w:val="300"/>
        </w:trPr>
        <w:tc>
          <w:tcPr>
            <w:tcW w:w="2880" w:type="dxa"/>
            <w:tcBorders>
              <w:top w:val="nil"/>
              <w:left w:val="single" w:sz="8" w:space="0" w:color="000000"/>
              <w:bottom w:val="single" w:sz="4" w:space="0" w:color="BFBFBF"/>
              <w:right w:val="single" w:sz="4" w:space="0" w:color="BFBFBF"/>
            </w:tcBorders>
            <w:shd w:val="clear" w:color="auto" w:fill="auto"/>
            <w:vAlign w:val="center"/>
          </w:tcPr>
          <w:p w14:paraId="4A827AD9" w14:textId="77777777" w:rsidR="00202E93" w:rsidRDefault="007C18A2">
            <w:pPr>
              <w:spacing w:after="0" w:line="240" w:lineRule="auto"/>
              <w:rPr>
                <w:color w:val="000000"/>
                <w:sz w:val="20"/>
                <w:szCs w:val="20"/>
              </w:rPr>
            </w:pPr>
            <w:r>
              <w:rPr>
                <w:color w:val="000000"/>
                <w:sz w:val="20"/>
                <w:szCs w:val="20"/>
              </w:rPr>
              <w:t>Development and testing of AI and ML model</w:t>
            </w:r>
          </w:p>
        </w:tc>
        <w:tc>
          <w:tcPr>
            <w:tcW w:w="630" w:type="dxa"/>
            <w:tcBorders>
              <w:top w:val="nil"/>
              <w:left w:val="nil"/>
              <w:bottom w:val="single" w:sz="4" w:space="0" w:color="BFBFBF"/>
              <w:right w:val="single" w:sz="4" w:space="0" w:color="BFBFBF"/>
            </w:tcBorders>
            <w:shd w:val="clear" w:color="auto" w:fill="auto"/>
            <w:vAlign w:val="center"/>
          </w:tcPr>
          <w:p w14:paraId="0AAFA7D5"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auto"/>
            <w:vAlign w:val="center"/>
          </w:tcPr>
          <w:p w14:paraId="0FC6576C"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auto"/>
            <w:vAlign w:val="center"/>
          </w:tcPr>
          <w:p w14:paraId="471470D3"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auto"/>
            <w:vAlign w:val="center"/>
          </w:tcPr>
          <w:p w14:paraId="76391708" w14:textId="77777777" w:rsidR="00202E93" w:rsidRDefault="007C18A2">
            <w:pPr>
              <w:spacing w:after="0" w:line="240" w:lineRule="auto"/>
              <w:rPr>
                <w:color w:val="000000"/>
                <w:sz w:val="20"/>
                <w:szCs w:val="20"/>
              </w:rPr>
            </w:pPr>
            <w:r>
              <w:rPr>
                <w:color w:val="000000"/>
                <w:sz w:val="20"/>
                <w:szCs w:val="20"/>
              </w:rPr>
              <w:t> </w:t>
            </w:r>
          </w:p>
        </w:tc>
        <w:tc>
          <w:tcPr>
            <w:tcW w:w="540" w:type="dxa"/>
            <w:tcBorders>
              <w:top w:val="nil"/>
              <w:left w:val="nil"/>
              <w:bottom w:val="single" w:sz="4" w:space="0" w:color="BFBFBF"/>
              <w:right w:val="single" w:sz="4" w:space="0" w:color="BFBFBF"/>
            </w:tcBorders>
            <w:shd w:val="clear" w:color="auto" w:fill="auto"/>
            <w:vAlign w:val="center"/>
          </w:tcPr>
          <w:p w14:paraId="07357995"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auto"/>
            <w:vAlign w:val="center"/>
          </w:tcPr>
          <w:p w14:paraId="2985FD5B"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auto"/>
            <w:vAlign w:val="center"/>
          </w:tcPr>
          <w:p w14:paraId="145556B1"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auto"/>
            <w:vAlign w:val="center"/>
          </w:tcPr>
          <w:p w14:paraId="28EB747B"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auto"/>
            <w:vAlign w:val="center"/>
          </w:tcPr>
          <w:p w14:paraId="6BE064A7" w14:textId="77777777" w:rsidR="00202E93" w:rsidRDefault="007C18A2">
            <w:pPr>
              <w:spacing w:after="0" w:line="240" w:lineRule="auto"/>
              <w:rPr>
                <w:color w:val="000000"/>
                <w:sz w:val="20"/>
                <w:szCs w:val="20"/>
              </w:rPr>
            </w:pPr>
            <w:r>
              <w:rPr>
                <w:color w:val="000000"/>
                <w:sz w:val="20"/>
                <w:szCs w:val="20"/>
              </w:rPr>
              <w:t> </w:t>
            </w:r>
          </w:p>
        </w:tc>
        <w:tc>
          <w:tcPr>
            <w:tcW w:w="540" w:type="dxa"/>
            <w:tcBorders>
              <w:top w:val="single" w:sz="4" w:space="0" w:color="BFBFBF"/>
              <w:left w:val="nil"/>
              <w:bottom w:val="single" w:sz="4" w:space="0" w:color="BFBFBF"/>
              <w:right w:val="single" w:sz="4" w:space="0" w:color="BFBFBF"/>
            </w:tcBorders>
            <w:shd w:val="clear" w:color="auto" w:fill="auto"/>
            <w:vAlign w:val="center"/>
          </w:tcPr>
          <w:p w14:paraId="1A824FEF"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C00000"/>
            <w:vAlign w:val="center"/>
          </w:tcPr>
          <w:p w14:paraId="144141A5"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C00000"/>
            <w:vAlign w:val="center"/>
          </w:tcPr>
          <w:p w14:paraId="268004CD"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C00000"/>
            <w:vAlign w:val="center"/>
          </w:tcPr>
          <w:p w14:paraId="1844E63F"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C00000"/>
            <w:vAlign w:val="center"/>
          </w:tcPr>
          <w:p w14:paraId="2641B416" w14:textId="77777777" w:rsidR="00202E93" w:rsidRDefault="007C18A2">
            <w:pPr>
              <w:spacing w:after="0" w:line="240" w:lineRule="auto"/>
              <w:rPr>
                <w:color w:val="000000"/>
                <w:sz w:val="20"/>
                <w:szCs w:val="20"/>
              </w:rPr>
            </w:pPr>
            <w:r>
              <w:rPr>
                <w:color w:val="000000"/>
                <w:sz w:val="20"/>
                <w:szCs w:val="20"/>
              </w:rPr>
              <w:t> </w:t>
            </w:r>
          </w:p>
        </w:tc>
        <w:tc>
          <w:tcPr>
            <w:tcW w:w="540" w:type="dxa"/>
            <w:tcBorders>
              <w:top w:val="nil"/>
              <w:left w:val="nil"/>
              <w:bottom w:val="single" w:sz="4" w:space="0" w:color="BFBFBF"/>
              <w:right w:val="single" w:sz="4" w:space="0" w:color="BFBFBF"/>
            </w:tcBorders>
            <w:shd w:val="clear" w:color="auto" w:fill="C00000"/>
            <w:vAlign w:val="center"/>
          </w:tcPr>
          <w:p w14:paraId="41A6887C"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nil"/>
              <w:right w:val="nil"/>
            </w:tcBorders>
            <w:shd w:val="clear" w:color="auto" w:fill="auto"/>
            <w:vAlign w:val="bottom"/>
          </w:tcPr>
          <w:p w14:paraId="2CCEC461" w14:textId="77777777" w:rsidR="00202E93" w:rsidRDefault="00202E93">
            <w:pPr>
              <w:spacing w:after="0" w:line="240" w:lineRule="auto"/>
              <w:rPr>
                <w:color w:val="000000"/>
                <w:sz w:val="20"/>
                <w:szCs w:val="20"/>
              </w:rPr>
            </w:pPr>
          </w:p>
        </w:tc>
        <w:tc>
          <w:tcPr>
            <w:tcW w:w="630" w:type="dxa"/>
            <w:tcBorders>
              <w:top w:val="nil"/>
              <w:left w:val="single" w:sz="4" w:space="0" w:color="BFBFBF"/>
              <w:bottom w:val="single" w:sz="4" w:space="0" w:color="BFBFBF"/>
              <w:right w:val="single" w:sz="4" w:space="0" w:color="BFBFBF"/>
            </w:tcBorders>
            <w:shd w:val="clear" w:color="auto" w:fill="FFFFFF"/>
            <w:vAlign w:val="center"/>
          </w:tcPr>
          <w:p w14:paraId="13509415"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4" w:space="0" w:color="BFBFBF"/>
            </w:tcBorders>
            <w:shd w:val="clear" w:color="auto" w:fill="FFFFFF"/>
            <w:vAlign w:val="center"/>
          </w:tcPr>
          <w:p w14:paraId="154DB11D" w14:textId="77777777" w:rsidR="00202E93" w:rsidRDefault="007C18A2">
            <w:pPr>
              <w:spacing w:after="0" w:line="240" w:lineRule="auto"/>
              <w:rPr>
                <w:color w:val="000000"/>
                <w:sz w:val="20"/>
                <w:szCs w:val="20"/>
              </w:rPr>
            </w:pPr>
            <w:r>
              <w:rPr>
                <w:color w:val="000000"/>
                <w:sz w:val="20"/>
                <w:szCs w:val="20"/>
              </w:rPr>
              <w:t> </w:t>
            </w:r>
          </w:p>
        </w:tc>
        <w:tc>
          <w:tcPr>
            <w:tcW w:w="720" w:type="dxa"/>
            <w:tcBorders>
              <w:top w:val="nil"/>
              <w:left w:val="nil"/>
              <w:bottom w:val="single" w:sz="4" w:space="0" w:color="BFBFBF"/>
              <w:right w:val="single" w:sz="4" w:space="0" w:color="BFBFBF"/>
            </w:tcBorders>
            <w:shd w:val="clear" w:color="auto" w:fill="FFFFFF"/>
            <w:vAlign w:val="center"/>
          </w:tcPr>
          <w:p w14:paraId="609063F3" w14:textId="77777777" w:rsidR="00202E93" w:rsidRDefault="007C18A2">
            <w:pPr>
              <w:spacing w:after="0" w:line="240" w:lineRule="auto"/>
              <w:rPr>
                <w:color w:val="000000"/>
                <w:sz w:val="20"/>
                <w:szCs w:val="20"/>
              </w:rPr>
            </w:pPr>
            <w:r>
              <w:rPr>
                <w:color w:val="000000"/>
                <w:sz w:val="20"/>
                <w:szCs w:val="20"/>
              </w:rPr>
              <w:t> </w:t>
            </w:r>
          </w:p>
        </w:tc>
        <w:tc>
          <w:tcPr>
            <w:tcW w:w="630" w:type="dxa"/>
            <w:tcBorders>
              <w:top w:val="nil"/>
              <w:left w:val="nil"/>
              <w:bottom w:val="single" w:sz="4" w:space="0" w:color="BFBFBF"/>
              <w:right w:val="single" w:sz="8" w:space="0" w:color="000000"/>
            </w:tcBorders>
            <w:shd w:val="clear" w:color="auto" w:fill="auto"/>
            <w:vAlign w:val="center"/>
          </w:tcPr>
          <w:p w14:paraId="1E5746E2" w14:textId="77777777" w:rsidR="00202E93" w:rsidRDefault="007C18A2">
            <w:pPr>
              <w:spacing w:after="0" w:line="240" w:lineRule="auto"/>
              <w:rPr>
                <w:color w:val="000000"/>
                <w:sz w:val="20"/>
                <w:szCs w:val="20"/>
              </w:rPr>
            </w:pPr>
            <w:r>
              <w:rPr>
                <w:color w:val="000000"/>
                <w:sz w:val="20"/>
                <w:szCs w:val="20"/>
              </w:rPr>
              <w:t> </w:t>
            </w:r>
          </w:p>
        </w:tc>
      </w:tr>
      <w:tr w:rsidR="00202E93" w14:paraId="4E922C41" w14:textId="77777777">
        <w:trPr>
          <w:trHeight w:val="300"/>
        </w:trPr>
        <w:tc>
          <w:tcPr>
            <w:tcW w:w="2880" w:type="dxa"/>
            <w:tcBorders>
              <w:top w:val="nil"/>
              <w:left w:val="single" w:sz="8" w:space="0" w:color="000000"/>
              <w:bottom w:val="single" w:sz="4" w:space="0" w:color="BFBFBF"/>
              <w:right w:val="single" w:sz="4" w:space="0" w:color="BFBFBF"/>
            </w:tcBorders>
            <w:shd w:val="clear" w:color="auto" w:fill="auto"/>
            <w:vAlign w:val="center"/>
          </w:tcPr>
          <w:p w14:paraId="61880E43" w14:textId="77777777" w:rsidR="00202E93" w:rsidRDefault="007C18A2">
            <w:pPr>
              <w:spacing w:after="0" w:line="240" w:lineRule="auto"/>
              <w:rPr>
                <w:color w:val="000000"/>
                <w:sz w:val="20"/>
                <w:szCs w:val="20"/>
              </w:rPr>
            </w:pPr>
            <w:r>
              <w:rPr>
                <w:color w:val="000000"/>
                <w:sz w:val="20"/>
                <w:szCs w:val="20"/>
              </w:rPr>
              <w:t>Testing the AI models</w:t>
            </w:r>
          </w:p>
        </w:tc>
        <w:tc>
          <w:tcPr>
            <w:tcW w:w="630" w:type="dxa"/>
            <w:tcBorders>
              <w:top w:val="nil"/>
              <w:left w:val="nil"/>
              <w:bottom w:val="single" w:sz="4" w:space="0" w:color="BFBFBF"/>
              <w:right w:val="single" w:sz="4" w:space="0" w:color="BFBFBF"/>
            </w:tcBorders>
            <w:shd w:val="clear" w:color="auto" w:fill="auto"/>
            <w:vAlign w:val="bottom"/>
          </w:tcPr>
          <w:p w14:paraId="3B980305"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51B8B91F"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36A2C017"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1CB0066D"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540" w:type="dxa"/>
            <w:tcBorders>
              <w:top w:val="nil"/>
              <w:left w:val="nil"/>
              <w:bottom w:val="single" w:sz="4" w:space="0" w:color="BFBFBF"/>
              <w:right w:val="single" w:sz="4" w:space="0" w:color="BFBFBF"/>
            </w:tcBorders>
            <w:shd w:val="clear" w:color="auto" w:fill="auto"/>
            <w:vAlign w:val="bottom"/>
          </w:tcPr>
          <w:p w14:paraId="27F355CC"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3D2F308D"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566668F6"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31D59A1B"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6A85D77F"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540" w:type="dxa"/>
            <w:tcBorders>
              <w:top w:val="nil"/>
              <w:left w:val="nil"/>
              <w:bottom w:val="single" w:sz="4" w:space="0" w:color="BFBFBF"/>
              <w:right w:val="single" w:sz="4" w:space="0" w:color="BFBFBF"/>
            </w:tcBorders>
            <w:shd w:val="clear" w:color="auto" w:fill="auto"/>
            <w:vAlign w:val="bottom"/>
          </w:tcPr>
          <w:p w14:paraId="2BA90D3D"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0F6D986F"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7A7D816F"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3BDB787C"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6DA9FBF2"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540" w:type="dxa"/>
            <w:tcBorders>
              <w:top w:val="nil"/>
              <w:left w:val="nil"/>
              <w:bottom w:val="single" w:sz="4" w:space="0" w:color="BFBFBF"/>
              <w:right w:val="single" w:sz="4" w:space="0" w:color="BFBFBF"/>
            </w:tcBorders>
            <w:shd w:val="clear" w:color="auto" w:fill="C6E0B4"/>
            <w:vAlign w:val="bottom"/>
          </w:tcPr>
          <w:p w14:paraId="2D335705"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single" w:sz="4" w:space="0" w:color="BFBFBF"/>
              <w:left w:val="nil"/>
              <w:bottom w:val="single" w:sz="4" w:space="0" w:color="BFBFBF"/>
              <w:right w:val="single" w:sz="4" w:space="0" w:color="BFBFBF"/>
            </w:tcBorders>
            <w:shd w:val="clear" w:color="auto" w:fill="C6E0B4"/>
            <w:vAlign w:val="bottom"/>
          </w:tcPr>
          <w:p w14:paraId="259E2812"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3F73F86E"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5F0E6F26"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720" w:type="dxa"/>
            <w:tcBorders>
              <w:top w:val="nil"/>
              <w:left w:val="nil"/>
              <w:bottom w:val="single" w:sz="4" w:space="0" w:color="BFBFBF"/>
              <w:right w:val="single" w:sz="4" w:space="0" w:color="BFBFBF"/>
            </w:tcBorders>
            <w:shd w:val="clear" w:color="auto" w:fill="FFFFFF"/>
            <w:vAlign w:val="bottom"/>
          </w:tcPr>
          <w:p w14:paraId="47CAE0D1"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8" w:space="0" w:color="000000"/>
            </w:tcBorders>
            <w:shd w:val="clear" w:color="auto" w:fill="FFFFFF"/>
            <w:vAlign w:val="bottom"/>
          </w:tcPr>
          <w:p w14:paraId="4D1F8DDD"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r>
      <w:tr w:rsidR="00202E93" w14:paraId="26503E17" w14:textId="77777777">
        <w:trPr>
          <w:trHeight w:val="300"/>
        </w:trPr>
        <w:tc>
          <w:tcPr>
            <w:tcW w:w="2880" w:type="dxa"/>
            <w:tcBorders>
              <w:top w:val="nil"/>
              <w:left w:val="single" w:sz="8" w:space="0" w:color="000000"/>
              <w:bottom w:val="single" w:sz="4" w:space="0" w:color="BFBFBF"/>
              <w:right w:val="single" w:sz="4" w:space="0" w:color="BFBFBF"/>
            </w:tcBorders>
            <w:shd w:val="clear" w:color="auto" w:fill="auto"/>
            <w:vAlign w:val="center"/>
          </w:tcPr>
          <w:p w14:paraId="58B892B4" w14:textId="77777777" w:rsidR="00202E93" w:rsidRDefault="007C18A2">
            <w:pPr>
              <w:spacing w:after="0" w:line="240" w:lineRule="auto"/>
              <w:rPr>
                <w:color w:val="000000"/>
                <w:sz w:val="20"/>
                <w:szCs w:val="20"/>
              </w:rPr>
            </w:pPr>
            <w:r>
              <w:rPr>
                <w:color w:val="000000"/>
                <w:sz w:val="20"/>
                <w:szCs w:val="20"/>
              </w:rPr>
              <w:t>Documentation</w:t>
            </w:r>
          </w:p>
        </w:tc>
        <w:tc>
          <w:tcPr>
            <w:tcW w:w="630" w:type="dxa"/>
            <w:tcBorders>
              <w:top w:val="nil"/>
              <w:left w:val="nil"/>
              <w:bottom w:val="single" w:sz="4" w:space="0" w:color="BFBFBF"/>
              <w:right w:val="single" w:sz="4" w:space="0" w:color="BFBFBF"/>
            </w:tcBorders>
            <w:shd w:val="clear" w:color="auto" w:fill="auto"/>
            <w:vAlign w:val="bottom"/>
          </w:tcPr>
          <w:p w14:paraId="3BE0DC1B"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3C68D40C"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1C9B9AD7"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188FF2B7"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540" w:type="dxa"/>
            <w:tcBorders>
              <w:top w:val="nil"/>
              <w:left w:val="nil"/>
              <w:bottom w:val="single" w:sz="4" w:space="0" w:color="BFBFBF"/>
              <w:right w:val="single" w:sz="4" w:space="0" w:color="BFBFBF"/>
            </w:tcBorders>
            <w:shd w:val="clear" w:color="auto" w:fill="auto"/>
            <w:vAlign w:val="bottom"/>
          </w:tcPr>
          <w:p w14:paraId="655F0A54"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0A1C2D08"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75F850B0"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523C6666"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723137A2"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540" w:type="dxa"/>
            <w:tcBorders>
              <w:top w:val="nil"/>
              <w:left w:val="nil"/>
              <w:bottom w:val="single" w:sz="4" w:space="0" w:color="BFBFBF"/>
              <w:right w:val="single" w:sz="4" w:space="0" w:color="BFBFBF"/>
            </w:tcBorders>
            <w:shd w:val="clear" w:color="auto" w:fill="auto"/>
            <w:vAlign w:val="bottom"/>
          </w:tcPr>
          <w:p w14:paraId="65304739"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08293BD7"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30E94A53"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00D513DE"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0967EA98"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540" w:type="dxa"/>
            <w:tcBorders>
              <w:top w:val="nil"/>
              <w:left w:val="nil"/>
              <w:bottom w:val="single" w:sz="4" w:space="0" w:color="BFBFBF"/>
              <w:right w:val="single" w:sz="4" w:space="0" w:color="BFBFBF"/>
            </w:tcBorders>
            <w:shd w:val="clear" w:color="auto" w:fill="auto"/>
            <w:vAlign w:val="bottom"/>
          </w:tcPr>
          <w:p w14:paraId="729F6C82"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auto"/>
            <w:vAlign w:val="bottom"/>
          </w:tcPr>
          <w:p w14:paraId="6912B1C5"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305496"/>
            <w:vAlign w:val="bottom"/>
          </w:tcPr>
          <w:p w14:paraId="0D3AC270"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4" w:space="0" w:color="BFBFBF"/>
            </w:tcBorders>
            <w:shd w:val="clear" w:color="auto" w:fill="305496"/>
            <w:vAlign w:val="bottom"/>
          </w:tcPr>
          <w:p w14:paraId="2241FD6F"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720" w:type="dxa"/>
            <w:tcBorders>
              <w:top w:val="nil"/>
              <w:left w:val="nil"/>
              <w:bottom w:val="single" w:sz="4" w:space="0" w:color="BFBFBF"/>
              <w:right w:val="single" w:sz="4" w:space="0" w:color="BFBFBF"/>
            </w:tcBorders>
            <w:shd w:val="clear" w:color="auto" w:fill="305496"/>
            <w:vAlign w:val="bottom"/>
          </w:tcPr>
          <w:p w14:paraId="58A44E62"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c>
          <w:tcPr>
            <w:tcW w:w="630" w:type="dxa"/>
            <w:tcBorders>
              <w:top w:val="nil"/>
              <w:left w:val="nil"/>
              <w:bottom w:val="single" w:sz="4" w:space="0" w:color="BFBFBF"/>
              <w:right w:val="single" w:sz="8" w:space="0" w:color="000000"/>
            </w:tcBorders>
            <w:shd w:val="clear" w:color="auto" w:fill="305496"/>
            <w:vAlign w:val="bottom"/>
          </w:tcPr>
          <w:p w14:paraId="325FF53F" w14:textId="77777777" w:rsidR="00202E93" w:rsidRDefault="007C18A2">
            <w:pPr>
              <w:spacing w:after="0" w:line="240" w:lineRule="auto"/>
              <w:rPr>
                <w:rFonts w:ascii="Calibri" w:eastAsia="Calibri" w:hAnsi="Calibri" w:cs="Calibri"/>
                <w:color w:val="000000"/>
              </w:rPr>
            </w:pPr>
            <w:r>
              <w:rPr>
                <w:rFonts w:ascii="Calibri" w:eastAsia="Calibri" w:hAnsi="Calibri" w:cs="Calibri"/>
                <w:color w:val="000000"/>
              </w:rPr>
              <w:t> </w:t>
            </w:r>
          </w:p>
        </w:tc>
      </w:tr>
      <w:tr w:rsidR="00202E93" w14:paraId="1AF50168" w14:textId="77777777">
        <w:trPr>
          <w:trHeight w:val="315"/>
        </w:trPr>
        <w:tc>
          <w:tcPr>
            <w:tcW w:w="2880" w:type="dxa"/>
            <w:tcBorders>
              <w:top w:val="nil"/>
              <w:left w:val="single" w:sz="8" w:space="0" w:color="000000"/>
              <w:bottom w:val="single" w:sz="8" w:space="0" w:color="000000"/>
              <w:right w:val="single" w:sz="4" w:space="0" w:color="BFBFBF"/>
            </w:tcBorders>
            <w:shd w:val="clear" w:color="auto" w:fill="auto"/>
            <w:vAlign w:val="bottom"/>
          </w:tcPr>
          <w:p w14:paraId="6F6AC7C7" w14:textId="77777777" w:rsidR="00202E93" w:rsidRDefault="007C18A2">
            <w:pPr>
              <w:spacing w:after="0" w:line="240" w:lineRule="auto"/>
              <w:rPr>
                <w:color w:val="000000"/>
                <w:sz w:val="20"/>
                <w:szCs w:val="20"/>
              </w:rPr>
            </w:pPr>
            <w:r>
              <w:rPr>
                <w:color w:val="000000"/>
                <w:sz w:val="20"/>
                <w:szCs w:val="20"/>
              </w:rPr>
              <w:t>Networking with researchers and students at TU Freiberg &amp; independent research.</w:t>
            </w:r>
          </w:p>
        </w:tc>
        <w:tc>
          <w:tcPr>
            <w:tcW w:w="12420" w:type="dxa"/>
            <w:gridSpan w:val="20"/>
            <w:tcBorders>
              <w:top w:val="single" w:sz="4" w:space="0" w:color="BFBFBF"/>
              <w:left w:val="nil"/>
              <w:bottom w:val="single" w:sz="8" w:space="0" w:color="000000"/>
              <w:right w:val="single" w:sz="8" w:space="0" w:color="000000"/>
            </w:tcBorders>
            <w:shd w:val="clear" w:color="auto" w:fill="00B0F0"/>
            <w:vAlign w:val="center"/>
          </w:tcPr>
          <w:p w14:paraId="6E7F0BCF" w14:textId="77777777" w:rsidR="00202E93" w:rsidRDefault="007C18A2">
            <w:pPr>
              <w:spacing w:after="0" w:line="240" w:lineRule="auto"/>
              <w:jc w:val="center"/>
              <w:rPr>
                <w:color w:val="000000"/>
                <w:sz w:val="20"/>
                <w:szCs w:val="20"/>
              </w:rPr>
            </w:pPr>
            <w:r>
              <w:rPr>
                <w:color w:val="000000"/>
                <w:sz w:val="20"/>
                <w:szCs w:val="20"/>
              </w:rPr>
              <w:t>Saturdays &amp; Sundays</w:t>
            </w:r>
          </w:p>
        </w:tc>
      </w:tr>
    </w:tbl>
    <w:p w14:paraId="4443BA56" w14:textId="77777777" w:rsidR="00202E93" w:rsidRDefault="00202E93">
      <w:pPr>
        <w:rPr>
          <w:b/>
        </w:rPr>
        <w:sectPr w:rsidR="00202E93">
          <w:pgSz w:w="16838" w:h="11906" w:orient="landscape"/>
          <w:pgMar w:top="1440" w:right="1440" w:bottom="1440" w:left="1440" w:header="720" w:footer="720" w:gutter="0"/>
          <w:cols w:space="720"/>
        </w:sectPr>
      </w:pPr>
    </w:p>
    <w:p w14:paraId="755060FC" w14:textId="2195DDA6" w:rsidR="00202E93" w:rsidRDefault="007C18A2" w:rsidP="00ED411E">
      <w:pPr>
        <w:pStyle w:val="Heading1"/>
      </w:pPr>
      <w:bookmarkStart w:id="124" w:name="_Toc184769081"/>
      <w:bookmarkStart w:id="125" w:name="_Toc188447071"/>
      <w:r>
        <w:lastRenderedPageBreak/>
        <w:t>4.3: Propose budget</w:t>
      </w:r>
      <w:bookmarkEnd w:id="124"/>
      <w:bookmarkEnd w:id="125"/>
    </w:p>
    <w:p w14:paraId="27A5AB65" w14:textId="77777777" w:rsidR="00202E93" w:rsidRDefault="007C18A2">
      <w:pPr>
        <w:spacing w:after="0"/>
      </w:pPr>
      <w:r>
        <w:t>The proposed budget for this research is outlined in Table 6.</w:t>
      </w:r>
    </w:p>
    <w:p w14:paraId="19AD014F" w14:textId="77777777" w:rsidR="00202E93" w:rsidRDefault="007C18A2">
      <w:pPr>
        <w:keepNext/>
        <w:pBdr>
          <w:top w:val="nil"/>
          <w:left w:val="nil"/>
          <w:bottom w:val="nil"/>
          <w:right w:val="nil"/>
          <w:between w:val="nil"/>
        </w:pBdr>
        <w:spacing w:after="200"/>
        <w:rPr>
          <w:color w:val="000000"/>
        </w:rPr>
      </w:pPr>
      <w:bookmarkStart w:id="126" w:name="_heading=h.2u6wntf" w:colFirst="0" w:colLast="0"/>
      <w:bookmarkEnd w:id="126"/>
      <w:r>
        <w:rPr>
          <w:color w:val="000000"/>
        </w:rPr>
        <w:t>Table 6: Proposed budget</w:t>
      </w:r>
    </w:p>
    <w:tbl>
      <w:tblPr>
        <w:tblStyle w:val="1"/>
        <w:tblW w:w="97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73"/>
        <w:gridCol w:w="1797"/>
        <w:gridCol w:w="4153"/>
        <w:gridCol w:w="27"/>
        <w:gridCol w:w="1101"/>
        <w:gridCol w:w="30"/>
        <w:gridCol w:w="645"/>
        <w:gridCol w:w="24"/>
        <w:gridCol w:w="1092"/>
      </w:tblGrid>
      <w:tr w:rsidR="00202E93" w14:paraId="4D33FC7A" w14:textId="77777777">
        <w:trPr>
          <w:trHeight w:val="391"/>
          <w:jc w:val="center"/>
        </w:trPr>
        <w:tc>
          <w:tcPr>
            <w:tcW w:w="873" w:type="dxa"/>
            <w:shd w:val="clear" w:color="auto" w:fill="EBF1DD"/>
            <w:tcMar>
              <w:top w:w="72" w:type="dxa"/>
              <w:left w:w="144" w:type="dxa"/>
              <w:bottom w:w="72" w:type="dxa"/>
              <w:right w:w="144" w:type="dxa"/>
            </w:tcMar>
          </w:tcPr>
          <w:p w14:paraId="1D17EF58" w14:textId="77777777" w:rsidR="00202E93" w:rsidRDefault="00202E93">
            <w:pPr>
              <w:spacing w:after="0" w:line="240" w:lineRule="auto"/>
              <w:rPr>
                <w:b/>
                <w:sz w:val="20"/>
                <w:szCs w:val="20"/>
              </w:rPr>
            </w:pPr>
          </w:p>
        </w:tc>
        <w:tc>
          <w:tcPr>
            <w:tcW w:w="1797" w:type="dxa"/>
            <w:shd w:val="clear" w:color="auto" w:fill="EBF1DD"/>
            <w:tcMar>
              <w:top w:w="72" w:type="dxa"/>
              <w:left w:w="144" w:type="dxa"/>
              <w:bottom w:w="72" w:type="dxa"/>
              <w:right w:w="144" w:type="dxa"/>
            </w:tcMar>
          </w:tcPr>
          <w:p w14:paraId="3A45CCEC" w14:textId="77777777" w:rsidR="00202E93" w:rsidRDefault="007C18A2">
            <w:pPr>
              <w:spacing w:after="0" w:line="240" w:lineRule="auto"/>
              <w:rPr>
                <w:b/>
                <w:sz w:val="20"/>
                <w:szCs w:val="20"/>
              </w:rPr>
            </w:pPr>
            <w:bookmarkStart w:id="127" w:name="_heading=h.19c6y18" w:colFirst="0" w:colLast="0"/>
            <w:bookmarkEnd w:id="127"/>
            <w:r>
              <w:rPr>
                <w:b/>
                <w:sz w:val="20"/>
                <w:szCs w:val="20"/>
              </w:rPr>
              <w:t>Name</w:t>
            </w:r>
          </w:p>
        </w:tc>
        <w:tc>
          <w:tcPr>
            <w:tcW w:w="4153" w:type="dxa"/>
            <w:shd w:val="clear" w:color="auto" w:fill="EBF1DD"/>
            <w:tcMar>
              <w:top w:w="72" w:type="dxa"/>
              <w:left w:w="144" w:type="dxa"/>
              <w:bottom w:w="72" w:type="dxa"/>
              <w:right w:w="144" w:type="dxa"/>
            </w:tcMar>
          </w:tcPr>
          <w:p w14:paraId="22D35E4A" w14:textId="77777777" w:rsidR="00202E93" w:rsidRDefault="007C18A2">
            <w:pPr>
              <w:spacing w:after="0" w:line="240" w:lineRule="auto"/>
              <w:rPr>
                <w:b/>
                <w:sz w:val="20"/>
                <w:szCs w:val="20"/>
              </w:rPr>
            </w:pPr>
            <w:bookmarkStart w:id="128" w:name="_heading=h.3tbugp1" w:colFirst="0" w:colLast="0"/>
            <w:bookmarkEnd w:id="128"/>
            <w:r>
              <w:rPr>
                <w:b/>
                <w:sz w:val="20"/>
                <w:szCs w:val="20"/>
              </w:rPr>
              <w:t>Description</w:t>
            </w:r>
          </w:p>
        </w:tc>
        <w:tc>
          <w:tcPr>
            <w:tcW w:w="1128" w:type="dxa"/>
            <w:gridSpan w:val="2"/>
            <w:shd w:val="clear" w:color="auto" w:fill="EBF1DD"/>
            <w:tcMar>
              <w:top w:w="72" w:type="dxa"/>
              <w:left w:w="144" w:type="dxa"/>
              <w:bottom w:w="72" w:type="dxa"/>
              <w:right w:w="144" w:type="dxa"/>
            </w:tcMar>
          </w:tcPr>
          <w:p w14:paraId="21D50D95" w14:textId="77777777" w:rsidR="00202E93" w:rsidRDefault="007C18A2">
            <w:pPr>
              <w:spacing w:after="0" w:line="240" w:lineRule="auto"/>
              <w:rPr>
                <w:b/>
                <w:sz w:val="20"/>
                <w:szCs w:val="20"/>
              </w:rPr>
            </w:pPr>
            <w:bookmarkStart w:id="129" w:name="_heading=h.28h4qwu" w:colFirst="0" w:colLast="0"/>
            <w:bookmarkEnd w:id="129"/>
            <w:r>
              <w:rPr>
                <w:b/>
                <w:sz w:val="20"/>
                <w:szCs w:val="20"/>
              </w:rPr>
              <w:t>Unit Cost (KES)</w:t>
            </w:r>
          </w:p>
        </w:tc>
        <w:tc>
          <w:tcPr>
            <w:tcW w:w="675" w:type="dxa"/>
            <w:gridSpan w:val="2"/>
            <w:shd w:val="clear" w:color="auto" w:fill="EBF1DD"/>
            <w:tcMar>
              <w:top w:w="72" w:type="dxa"/>
              <w:left w:w="144" w:type="dxa"/>
              <w:bottom w:w="72" w:type="dxa"/>
              <w:right w:w="144" w:type="dxa"/>
            </w:tcMar>
          </w:tcPr>
          <w:p w14:paraId="0576D8A9" w14:textId="77777777" w:rsidR="00202E93" w:rsidRDefault="007C18A2">
            <w:pPr>
              <w:spacing w:after="0" w:line="240" w:lineRule="auto"/>
              <w:rPr>
                <w:b/>
                <w:sz w:val="20"/>
                <w:szCs w:val="20"/>
              </w:rPr>
            </w:pPr>
            <w:bookmarkStart w:id="130" w:name="_heading=h.nmf14n" w:colFirst="0" w:colLast="0"/>
            <w:bookmarkEnd w:id="130"/>
            <w:r>
              <w:rPr>
                <w:b/>
                <w:sz w:val="20"/>
                <w:szCs w:val="20"/>
              </w:rPr>
              <w:t>Qty</w:t>
            </w:r>
          </w:p>
        </w:tc>
        <w:tc>
          <w:tcPr>
            <w:tcW w:w="1116" w:type="dxa"/>
            <w:gridSpan w:val="2"/>
            <w:shd w:val="clear" w:color="auto" w:fill="EBF1DD"/>
            <w:tcMar>
              <w:top w:w="72" w:type="dxa"/>
              <w:left w:w="144" w:type="dxa"/>
              <w:bottom w:w="72" w:type="dxa"/>
              <w:right w:w="144" w:type="dxa"/>
            </w:tcMar>
          </w:tcPr>
          <w:p w14:paraId="3B628278" w14:textId="77777777" w:rsidR="00202E93" w:rsidRDefault="007C18A2">
            <w:pPr>
              <w:spacing w:after="0" w:line="240" w:lineRule="auto"/>
              <w:rPr>
                <w:b/>
                <w:sz w:val="20"/>
                <w:szCs w:val="20"/>
              </w:rPr>
            </w:pPr>
            <w:bookmarkStart w:id="131" w:name="_heading=h.37m2jsg" w:colFirst="0" w:colLast="0"/>
            <w:bookmarkEnd w:id="131"/>
            <w:r>
              <w:rPr>
                <w:b/>
                <w:sz w:val="20"/>
                <w:szCs w:val="20"/>
              </w:rPr>
              <w:t>Total Cost (KES)</w:t>
            </w:r>
          </w:p>
        </w:tc>
      </w:tr>
      <w:tr w:rsidR="00202E93" w14:paraId="0FFACCF8" w14:textId="77777777">
        <w:trPr>
          <w:trHeight w:val="282"/>
          <w:jc w:val="center"/>
        </w:trPr>
        <w:tc>
          <w:tcPr>
            <w:tcW w:w="873" w:type="dxa"/>
            <w:shd w:val="clear" w:color="auto" w:fill="FFFFFF"/>
            <w:tcMar>
              <w:top w:w="72" w:type="dxa"/>
              <w:left w:w="144" w:type="dxa"/>
              <w:bottom w:w="72" w:type="dxa"/>
              <w:right w:w="144" w:type="dxa"/>
            </w:tcMar>
          </w:tcPr>
          <w:p w14:paraId="5E69A7B7"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1653F7B1" w14:textId="77777777" w:rsidR="00202E93" w:rsidRDefault="007C18A2">
            <w:pPr>
              <w:spacing w:after="0" w:line="240" w:lineRule="auto"/>
              <w:jc w:val="left"/>
              <w:rPr>
                <w:sz w:val="20"/>
                <w:szCs w:val="20"/>
              </w:rPr>
            </w:pPr>
            <w:bookmarkStart w:id="132" w:name="_heading=h.1mrcu09" w:colFirst="0" w:colLast="0"/>
            <w:bookmarkEnd w:id="132"/>
            <w:r>
              <w:rPr>
                <w:sz w:val="20"/>
                <w:szCs w:val="20"/>
              </w:rPr>
              <w:t>Zigbee module</w:t>
            </w:r>
          </w:p>
        </w:tc>
        <w:tc>
          <w:tcPr>
            <w:tcW w:w="4153" w:type="dxa"/>
            <w:shd w:val="clear" w:color="auto" w:fill="FFFFFF"/>
            <w:tcMar>
              <w:top w:w="72" w:type="dxa"/>
              <w:left w:w="144" w:type="dxa"/>
              <w:bottom w:w="72" w:type="dxa"/>
              <w:right w:w="144" w:type="dxa"/>
            </w:tcMar>
          </w:tcPr>
          <w:p w14:paraId="2E51FD78" w14:textId="77777777" w:rsidR="00202E93" w:rsidRDefault="007C18A2">
            <w:pPr>
              <w:spacing w:after="0" w:line="240" w:lineRule="auto"/>
              <w:rPr>
                <w:sz w:val="20"/>
                <w:szCs w:val="20"/>
              </w:rPr>
            </w:pPr>
            <w:bookmarkStart w:id="133" w:name="_heading=h.46r0co2" w:colFirst="0" w:colLast="0"/>
            <w:bookmarkEnd w:id="133"/>
            <w:r>
              <w:rPr>
                <w:sz w:val="20"/>
                <w:szCs w:val="20"/>
              </w:rPr>
              <w:t xml:space="preserve">S2C 6.5mW Zigbee 1200 m Bluetooth </w:t>
            </w:r>
            <w:proofErr w:type="spellStart"/>
            <w:r>
              <w:rPr>
                <w:sz w:val="20"/>
                <w:szCs w:val="20"/>
              </w:rPr>
              <w:t>Wifi</w:t>
            </w:r>
            <w:proofErr w:type="spellEnd"/>
            <w:r>
              <w:rPr>
                <w:sz w:val="20"/>
                <w:szCs w:val="20"/>
              </w:rPr>
              <w:t xml:space="preserve"> </w:t>
            </w:r>
            <w:proofErr w:type="spellStart"/>
            <w:r>
              <w:rPr>
                <w:sz w:val="20"/>
                <w:szCs w:val="20"/>
              </w:rPr>
              <w:t>Xbee</w:t>
            </w:r>
            <w:proofErr w:type="spellEnd"/>
          </w:p>
        </w:tc>
        <w:tc>
          <w:tcPr>
            <w:tcW w:w="1128" w:type="dxa"/>
            <w:gridSpan w:val="2"/>
            <w:shd w:val="clear" w:color="auto" w:fill="FFFFFF"/>
            <w:tcMar>
              <w:top w:w="72" w:type="dxa"/>
              <w:left w:w="144" w:type="dxa"/>
              <w:bottom w:w="72" w:type="dxa"/>
              <w:right w:w="144" w:type="dxa"/>
            </w:tcMar>
          </w:tcPr>
          <w:p w14:paraId="1A75B8F7" w14:textId="77777777" w:rsidR="00202E93" w:rsidRDefault="007C18A2">
            <w:pPr>
              <w:spacing w:after="0" w:line="240" w:lineRule="auto"/>
              <w:jc w:val="right"/>
              <w:rPr>
                <w:sz w:val="20"/>
                <w:szCs w:val="20"/>
              </w:rPr>
            </w:pPr>
            <w:bookmarkStart w:id="134" w:name="_heading=h.2lwamvv" w:colFirst="0" w:colLast="0"/>
            <w:bookmarkEnd w:id="134"/>
            <w:r>
              <w:rPr>
                <w:sz w:val="20"/>
                <w:szCs w:val="20"/>
              </w:rPr>
              <w:t>6,500.00</w:t>
            </w:r>
          </w:p>
        </w:tc>
        <w:tc>
          <w:tcPr>
            <w:tcW w:w="675" w:type="dxa"/>
            <w:gridSpan w:val="2"/>
            <w:shd w:val="clear" w:color="auto" w:fill="FFFFFF"/>
            <w:tcMar>
              <w:top w:w="72" w:type="dxa"/>
              <w:left w:w="144" w:type="dxa"/>
              <w:bottom w:w="72" w:type="dxa"/>
              <w:right w:w="144" w:type="dxa"/>
            </w:tcMar>
            <w:vAlign w:val="center"/>
          </w:tcPr>
          <w:p w14:paraId="3145A370" w14:textId="4E23D503" w:rsidR="00202E93" w:rsidRDefault="00D77E6C">
            <w:pPr>
              <w:spacing w:after="0" w:line="240" w:lineRule="auto"/>
              <w:jc w:val="center"/>
              <w:rPr>
                <w:sz w:val="20"/>
                <w:szCs w:val="20"/>
              </w:rPr>
            </w:pPr>
            <w:bookmarkStart w:id="135" w:name="_heading=h.111kx3o" w:colFirst="0" w:colLast="0"/>
            <w:bookmarkEnd w:id="135"/>
            <w:r>
              <w:rPr>
                <w:sz w:val="20"/>
                <w:szCs w:val="20"/>
              </w:rPr>
              <w:t>3</w:t>
            </w:r>
          </w:p>
        </w:tc>
        <w:tc>
          <w:tcPr>
            <w:tcW w:w="1116" w:type="dxa"/>
            <w:gridSpan w:val="2"/>
            <w:shd w:val="clear" w:color="auto" w:fill="FFFFFF"/>
            <w:tcMar>
              <w:top w:w="6" w:type="dxa"/>
              <w:left w:w="6" w:type="dxa"/>
              <w:bottom w:w="0" w:type="dxa"/>
              <w:right w:w="6" w:type="dxa"/>
            </w:tcMar>
            <w:vAlign w:val="center"/>
          </w:tcPr>
          <w:p w14:paraId="579BD302" w14:textId="4F5F7365" w:rsidR="00202E93" w:rsidRDefault="007C18A2">
            <w:pPr>
              <w:spacing w:after="0" w:line="240" w:lineRule="auto"/>
              <w:jc w:val="right"/>
              <w:rPr>
                <w:sz w:val="20"/>
                <w:szCs w:val="20"/>
              </w:rPr>
            </w:pPr>
            <w:bookmarkStart w:id="136" w:name="_heading=h.3l18frh" w:colFirst="0" w:colLast="0"/>
            <w:bookmarkEnd w:id="136"/>
            <w:r>
              <w:rPr>
                <w:sz w:val="20"/>
                <w:szCs w:val="20"/>
              </w:rPr>
              <w:t>1</w:t>
            </w:r>
            <w:r w:rsidR="00D77E6C">
              <w:rPr>
                <w:sz w:val="20"/>
                <w:szCs w:val="20"/>
              </w:rPr>
              <w:t>9</w:t>
            </w:r>
            <w:r>
              <w:rPr>
                <w:sz w:val="20"/>
                <w:szCs w:val="20"/>
              </w:rPr>
              <w:t>,</w:t>
            </w:r>
            <w:r w:rsidR="00D77E6C">
              <w:rPr>
                <w:sz w:val="20"/>
                <w:szCs w:val="20"/>
              </w:rPr>
              <w:t>5</w:t>
            </w:r>
            <w:r>
              <w:rPr>
                <w:sz w:val="20"/>
                <w:szCs w:val="20"/>
              </w:rPr>
              <w:t>00.00</w:t>
            </w:r>
          </w:p>
        </w:tc>
      </w:tr>
      <w:tr w:rsidR="00202E93" w14:paraId="37FB21A8" w14:textId="77777777">
        <w:trPr>
          <w:trHeight w:val="282"/>
          <w:jc w:val="center"/>
        </w:trPr>
        <w:tc>
          <w:tcPr>
            <w:tcW w:w="873" w:type="dxa"/>
            <w:shd w:val="clear" w:color="auto" w:fill="FFFFFF"/>
            <w:tcMar>
              <w:top w:w="72" w:type="dxa"/>
              <w:left w:w="144" w:type="dxa"/>
              <w:bottom w:w="72" w:type="dxa"/>
              <w:right w:w="144" w:type="dxa"/>
            </w:tcMar>
          </w:tcPr>
          <w:p w14:paraId="23960662"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4D7FB198" w14:textId="77777777" w:rsidR="00202E93" w:rsidRDefault="007C18A2">
            <w:pPr>
              <w:spacing w:after="0" w:line="240" w:lineRule="auto"/>
              <w:jc w:val="left"/>
              <w:rPr>
                <w:sz w:val="20"/>
                <w:szCs w:val="20"/>
              </w:rPr>
            </w:pPr>
            <w:bookmarkStart w:id="137" w:name="_heading=h.206ipza" w:colFirst="0" w:colLast="0"/>
            <w:bookmarkEnd w:id="137"/>
            <w:r>
              <w:rPr>
                <w:sz w:val="20"/>
                <w:szCs w:val="20"/>
              </w:rPr>
              <w:t>Arduino UNO</w:t>
            </w:r>
          </w:p>
        </w:tc>
        <w:tc>
          <w:tcPr>
            <w:tcW w:w="4153" w:type="dxa"/>
            <w:shd w:val="clear" w:color="auto" w:fill="FFFFFF"/>
            <w:tcMar>
              <w:top w:w="72" w:type="dxa"/>
              <w:left w:w="144" w:type="dxa"/>
              <w:bottom w:w="72" w:type="dxa"/>
              <w:right w:w="144" w:type="dxa"/>
            </w:tcMar>
          </w:tcPr>
          <w:p w14:paraId="36CD05D0" w14:textId="77777777" w:rsidR="00202E93" w:rsidRDefault="007C18A2">
            <w:pPr>
              <w:spacing w:after="0" w:line="240" w:lineRule="auto"/>
              <w:rPr>
                <w:sz w:val="20"/>
                <w:szCs w:val="20"/>
              </w:rPr>
            </w:pPr>
            <w:bookmarkStart w:id="138" w:name="_heading=h.4k668n3" w:colFirst="0" w:colLast="0"/>
            <w:bookmarkEnd w:id="138"/>
            <w:r>
              <w:rPr>
                <w:sz w:val="20"/>
                <w:szCs w:val="20"/>
              </w:rPr>
              <w:t>Arduino Uno R3 board</w:t>
            </w:r>
          </w:p>
        </w:tc>
        <w:tc>
          <w:tcPr>
            <w:tcW w:w="1128" w:type="dxa"/>
            <w:gridSpan w:val="2"/>
            <w:shd w:val="clear" w:color="auto" w:fill="FFFFFF"/>
            <w:tcMar>
              <w:top w:w="72" w:type="dxa"/>
              <w:left w:w="144" w:type="dxa"/>
              <w:bottom w:w="72" w:type="dxa"/>
              <w:right w:w="144" w:type="dxa"/>
            </w:tcMar>
          </w:tcPr>
          <w:p w14:paraId="7264BE1F" w14:textId="7EFF0F54" w:rsidR="00202E93" w:rsidRDefault="007C18A2">
            <w:pPr>
              <w:spacing w:after="0" w:line="240" w:lineRule="auto"/>
              <w:jc w:val="right"/>
              <w:rPr>
                <w:sz w:val="20"/>
                <w:szCs w:val="20"/>
              </w:rPr>
            </w:pPr>
            <w:bookmarkStart w:id="139" w:name="_heading=h.2zbgiuw" w:colFirst="0" w:colLast="0"/>
            <w:bookmarkEnd w:id="139"/>
            <w:r>
              <w:rPr>
                <w:sz w:val="20"/>
                <w:szCs w:val="20"/>
              </w:rPr>
              <w:t>1,</w:t>
            </w:r>
            <w:r w:rsidR="000358BB">
              <w:rPr>
                <w:sz w:val="20"/>
                <w:szCs w:val="20"/>
              </w:rPr>
              <w:t>5</w:t>
            </w:r>
            <w:r>
              <w:rPr>
                <w:sz w:val="20"/>
                <w:szCs w:val="20"/>
              </w:rPr>
              <w:t>00.00</w:t>
            </w:r>
          </w:p>
        </w:tc>
        <w:tc>
          <w:tcPr>
            <w:tcW w:w="675" w:type="dxa"/>
            <w:gridSpan w:val="2"/>
            <w:shd w:val="clear" w:color="auto" w:fill="FFFFFF"/>
            <w:tcMar>
              <w:top w:w="72" w:type="dxa"/>
              <w:left w:w="144" w:type="dxa"/>
              <w:bottom w:w="72" w:type="dxa"/>
              <w:right w:w="144" w:type="dxa"/>
            </w:tcMar>
            <w:vAlign w:val="center"/>
          </w:tcPr>
          <w:p w14:paraId="1DDEA8FE" w14:textId="6DF2105B" w:rsidR="00202E93" w:rsidRDefault="00D77E6C">
            <w:pPr>
              <w:spacing w:after="0" w:line="240" w:lineRule="auto"/>
              <w:jc w:val="center"/>
              <w:rPr>
                <w:sz w:val="20"/>
                <w:szCs w:val="20"/>
              </w:rPr>
            </w:pPr>
            <w:bookmarkStart w:id="140" w:name="_heading=h.1egqt2p" w:colFirst="0" w:colLast="0"/>
            <w:bookmarkEnd w:id="140"/>
            <w:r>
              <w:rPr>
                <w:sz w:val="20"/>
                <w:szCs w:val="20"/>
              </w:rPr>
              <w:t>2</w:t>
            </w:r>
          </w:p>
        </w:tc>
        <w:tc>
          <w:tcPr>
            <w:tcW w:w="1116" w:type="dxa"/>
            <w:gridSpan w:val="2"/>
            <w:shd w:val="clear" w:color="auto" w:fill="FFFFFF"/>
            <w:tcMar>
              <w:top w:w="6" w:type="dxa"/>
              <w:left w:w="6" w:type="dxa"/>
              <w:bottom w:w="0" w:type="dxa"/>
              <w:right w:w="6" w:type="dxa"/>
            </w:tcMar>
            <w:vAlign w:val="center"/>
          </w:tcPr>
          <w:p w14:paraId="0205EA53" w14:textId="0B131980" w:rsidR="00202E93" w:rsidRDefault="000358BB">
            <w:pPr>
              <w:spacing w:after="0" w:line="240" w:lineRule="auto"/>
              <w:jc w:val="right"/>
              <w:rPr>
                <w:sz w:val="20"/>
                <w:szCs w:val="20"/>
              </w:rPr>
            </w:pPr>
            <w:bookmarkStart w:id="141" w:name="_heading=h.3ygebqi" w:colFirst="0" w:colLast="0"/>
            <w:bookmarkEnd w:id="141"/>
            <w:r>
              <w:rPr>
                <w:sz w:val="20"/>
                <w:szCs w:val="20"/>
              </w:rPr>
              <w:t>30</w:t>
            </w:r>
            <w:r w:rsidR="007C18A2">
              <w:rPr>
                <w:sz w:val="20"/>
                <w:szCs w:val="20"/>
              </w:rPr>
              <w:t>00.00</w:t>
            </w:r>
          </w:p>
        </w:tc>
      </w:tr>
      <w:tr w:rsidR="00D77E6C" w14:paraId="4C91F04F" w14:textId="77777777">
        <w:trPr>
          <w:trHeight w:val="282"/>
          <w:jc w:val="center"/>
        </w:trPr>
        <w:tc>
          <w:tcPr>
            <w:tcW w:w="873" w:type="dxa"/>
            <w:shd w:val="clear" w:color="auto" w:fill="FFFFFF"/>
            <w:tcMar>
              <w:top w:w="72" w:type="dxa"/>
              <w:left w:w="144" w:type="dxa"/>
              <w:bottom w:w="72" w:type="dxa"/>
              <w:right w:w="144" w:type="dxa"/>
            </w:tcMar>
          </w:tcPr>
          <w:p w14:paraId="32C3E6F0" w14:textId="77777777" w:rsidR="00D77E6C" w:rsidRDefault="00D77E6C">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207F4A59" w14:textId="11553375" w:rsidR="00D77E6C" w:rsidRDefault="00D77E6C">
            <w:pPr>
              <w:spacing w:after="0" w:line="240" w:lineRule="auto"/>
              <w:jc w:val="left"/>
              <w:rPr>
                <w:sz w:val="20"/>
                <w:szCs w:val="20"/>
              </w:rPr>
            </w:pPr>
            <w:r>
              <w:rPr>
                <w:sz w:val="20"/>
                <w:szCs w:val="20"/>
              </w:rPr>
              <w:t>Raspberry pi</w:t>
            </w:r>
          </w:p>
        </w:tc>
        <w:tc>
          <w:tcPr>
            <w:tcW w:w="4153" w:type="dxa"/>
            <w:shd w:val="clear" w:color="auto" w:fill="FFFFFF"/>
            <w:tcMar>
              <w:top w:w="72" w:type="dxa"/>
              <w:left w:w="144" w:type="dxa"/>
              <w:bottom w:w="72" w:type="dxa"/>
              <w:right w:w="144" w:type="dxa"/>
            </w:tcMar>
          </w:tcPr>
          <w:p w14:paraId="4E5404E8" w14:textId="781FD273" w:rsidR="00D77E6C" w:rsidRDefault="00D77E6C">
            <w:pPr>
              <w:spacing w:after="0" w:line="240" w:lineRule="auto"/>
              <w:rPr>
                <w:sz w:val="20"/>
                <w:szCs w:val="20"/>
              </w:rPr>
            </w:pPr>
            <w:r>
              <w:rPr>
                <w:sz w:val="20"/>
                <w:szCs w:val="20"/>
              </w:rPr>
              <w:t>Raspberry Pi 4</w:t>
            </w:r>
          </w:p>
        </w:tc>
        <w:tc>
          <w:tcPr>
            <w:tcW w:w="1128" w:type="dxa"/>
            <w:gridSpan w:val="2"/>
            <w:shd w:val="clear" w:color="auto" w:fill="FFFFFF"/>
            <w:tcMar>
              <w:top w:w="72" w:type="dxa"/>
              <w:left w:w="144" w:type="dxa"/>
              <w:bottom w:w="72" w:type="dxa"/>
              <w:right w:w="144" w:type="dxa"/>
            </w:tcMar>
          </w:tcPr>
          <w:p w14:paraId="084D2A8D" w14:textId="1803B71D" w:rsidR="00D77E6C" w:rsidRDefault="00D77E6C">
            <w:pPr>
              <w:spacing w:after="0" w:line="240" w:lineRule="auto"/>
              <w:jc w:val="right"/>
              <w:rPr>
                <w:sz w:val="20"/>
                <w:szCs w:val="20"/>
              </w:rPr>
            </w:pPr>
            <w:r>
              <w:rPr>
                <w:sz w:val="20"/>
                <w:szCs w:val="20"/>
              </w:rPr>
              <w:t>13500.00</w:t>
            </w:r>
          </w:p>
        </w:tc>
        <w:tc>
          <w:tcPr>
            <w:tcW w:w="675" w:type="dxa"/>
            <w:gridSpan w:val="2"/>
            <w:shd w:val="clear" w:color="auto" w:fill="FFFFFF"/>
            <w:tcMar>
              <w:top w:w="72" w:type="dxa"/>
              <w:left w:w="144" w:type="dxa"/>
              <w:bottom w:w="72" w:type="dxa"/>
              <w:right w:w="144" w:type="dxa"/>
            </w:tcMar>
            <w:vAlign w:val="center"/>
          </w:tcPr>
          <w:p w14:paraId="136616C7" w14:textId="7AC5A0CC" w:rsidR="00D77E6C" w:rsidRDefault="00D77E6C">
            <w:pPr>
              <w:spacing w:after="0" w:line="240" w:lineRule="auto"/>
              <w:jc w:val="center"/>
              <w:rPr>
                <w:sz w:val="20"/>
                <w:szCs w:val="20"/>
              </w:rPr>
            </w:pPr>
            <w:r>
              <w:rPr>
                <w:sz w:val="20"/>
                <w:szCs w:val="20"/>
              </w:rPr>
              <w:t>2</w:t>
            </w:r>
          </w:p>
        </w:tc>
        <w:tc>
          <w:tcPr>
            <w:tcW w:w="1116" w:type="dxa"/>
            <w:gridSpan w:val="2"/>
            <w:shd w:val="clear" w:color="auto" w:fill="FFFFFF"/>
            <w:tcMar>
              <w:top w:w="6" w:type="dxa"/>
              <w:left w:w="6" w:type="dxa"/>
              <w:bottom w:w="0" w:type="dxa"/>
              <w:right w:w="6" w:type="dxa"/>
            </w:tcMar>
            <w:vAlign w:val="center"/>
          </w:tcPr>
          <w:p w14:paraId="4E848292" w14:textId="20EDFEC4" w:rsidR="00D77E6C" w:rsidRDefault="00D77E6C">
            <w:pPr>
              <w:spacing w:after="0" w:line="240" w:lineRule="auto"/>
              <w:jc w:val="right"/>
              <w:rPr>
                <w:sz w:val="20"/>
                <w:szCs w:val="20"/>
              </w:rPr>
            </w:pPr>
            <w:r>
              <w:rPr>
                <w:sz w:val="20"/>
                <w:szCs w:val="20"/>
              </w:rPr>
              <w:t>27000.00</w:t>
            </w:r>
          </w:p>
        </w:tc>
      </w:tr>
      <w:tr w:rsidR="00CF1B8F" w14:paraId="2C27369B" w14:textId="77777777">
        <w:trPr>
          <w:trHeight w:val="456"/>
          <w:jc w:val="center"/>
        </w:trPr>
        <w:tc>
          <w:tcPr>
            <w:tcW w:w="873" w:type="dxa"/>
            <w:shd w:val="clear" w:color="auto" w:fill="FFFFFF"/>
            <w:tcMar>
              <w:top w:w="72" w:type="dxa"/>
              <w:left w:w="144" w:type="dxa"/>
              <w:bottom w:w="72" w:type="dxa"/>
              <w:right w:w="144" w:type="dxa"/>
            </w:tcMar>
          </w:tcPr>
          <w:p w14:paraId="060EF004" w14:textId="77777777" w:rsidR="00CF1B8F" w:rsidRDefault="00CF1B8F">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061A8254" w14:textId="45ABB928" w:rsidR="00CF1B8F" w:rsidRDefault="00CF1B8F">
            <w:pPr>
              <w:spacing w:after="0" w:line="240" w:lineRule="auto"/>
              <w:jc w:val="left"/>
              <w:rPr>
                <w:sz w:val="20"/>
                <w:szCs w:val="20"/>
              </w:rPr>
            </w:pPr>
            <w:r>
              <w:rPr>
                <w:sz w:val="20"/>
                <w:szCs w:val="20"/>
              </w:rPr>
              <w:t>Arduino Shield</w:t>
            </w:r>
          </w:p>
        </w:tc>
        <w:tc>
          <w:tcPr>
            <w:tcW w:w="4153" w:type="dxa"/>
            <w:shd w:val="clear" w:color="auto" w:fill="FFFFFF"/>
            <w:tcMar>
              <w:top w:w="72" w:type="dxa"/>
              <w:left w:w="144" w:type="dxa"/>
              <w:bottom w:w="72" w:type="dxa"/>
              <w:right w:w="144" w:type="dxa"/>
            </w:tcMar>
          </w:tcPr>
          <w:p w14:paraId="42067ED2" w14:textId="0D942A1D" w:rsidR="00CF1B8F" w:rsidRDefault="00CF1B8F">
            <w:pPr>
              <w:spacing w:after="0" w:line="240" w:lineRule="auto"/>
              <w:rPr>
                <w:sz w:val="20"/>
                <w:szCs w:val="20"/>
              </w:rPr>
            </w:pPr>
            <w:r>
              <w:rPr>
                <w:sz w:val="20"/>
                <w:szCs w:val="20"/>
              </w:rPr>
              <w:t>Arduino Uno shield</w:t>
            </w:r>
          </w:p>
        </w:tc>
        <w:tc>
          <w:tcPr>
            <w:tcW w:w="1128" w:type="dxa"/>
            <w:gridSpan w:val="2"/>
            <w:shd w:val="clear" w:color="auto" w:fill="FFFFFF"/>
            <w:tcMar>
              <w:top w:w="72" w:type="dxa"/>
              <w:left w:w="144" w:type="dxa"/>
              <w:bottom w:w="72" w:type="dxa"/>
              <w:right w:w="144" w:type="dxa"/>
            </w:tcMar>
          </w:tcPr>
          <w:p w14:paraId="0E3C21DF" w14:textId="03546E02" w:rsidR="00CF1B8F" w:rsidRDefault="00CF1B8F">
            <w:pPr>
              <w:spacing w:after="0" w:line="240" w:lineRule="auto"/>
              <w:jc w:val="right"/>
              <w:rPr>
                <w:sz w:val="20"/>
                <w:szCs w:val="20"/>
              </w:rPr>
            </w:pPr>
            <w:r>
              <w:rPr>
                <w:sz w:val="20"/>
                <w:szCs w:val="20"/>
              </w:rPr>
              <w:t>1500.00</w:t>
            </w:r>
          </w:p>
        </w:tc>
        <w:tc>
          <w:tcPr>
            <w:tcW w:w="675" w:type="dxa"/>
            <w:gridSpan w:val="2"/>
            <w:shd w:val="clear" w:color="auto" w:fill="FFFFFF"/>
            <w:tcMar>
              <w:top w:w="72" w:type="dxa"/>
              <w:left w:w="144" w:type="dxa"/>
              <w:bottom w:w="72" w:type="dxa"/>
              <w:right w:w="144" w:type="dxa"/>
            </w:tcMar>
            <w:vAlign w:val="center"/>
          </w:tcPr>
          <w:p w14:paraId="33EC2AD9" w14:textId="77824A40" w:rsidR="00CF1B8F" w:rsidRDefault="00CF1B8F">
            <w:pPr>
              <w:spacing w:after="0" w:line="240" w:lineRule="auto"/>
              <w:jc w:val="center"/>
              <w:rPr>
                <w:sz w:val="20"/>
                <w:szCs w:val="20"/>
              </w:rPr>
            </w:pPr>
            <w:r>
              <w:rPr>
                <w:sz w:val="20"/>
                <w:szCs w:val="20"/>
              </w:rPr>
              <w:t>1</w:t>
            </w:r>
          </w:p>
        </w:tc>
        <w:tc>
          <w:tcPr>
            <w:tcW w:w="1116" w:type="dxa"/>
            <w:gridSpan w:val="2"/>
            <w:shd w:val="clear" w:color="auto" w:fill="FFFFFF"/>
            <w:tcMar>
              <w:top w:w="6" w:type="dxa"/>
              <w:left w:w="6" w:type="dxa"/>
              <w:bottom w:w="0" w:type="dxa"/>
              <w:right w:w="6" w:type="dxa"/>
            </w:tcMar>
            <w:vAlign w:val="center"/>
          </w:tcPr>
          <w:p w14:paraId="0634A193" w14:textId="64C4A279" w:rsidR="00CF1B8F" w:rsidRDefault="00CF1B8F">
            <w:pPr>
              <w:spacing w:after="0" w:line="240" w:lineRule="auto"/>
              <w:jc w:val="right"/>
              <w:rPr>
                <w:sz w:val="20"/>
                <w:szCs w:val="20"/>
              </w:rPr>
            </w:pPr>
            <w:r>
              <w:rPr>
                <w:sz w:val="20"/>
                <w:szCs w:val="20"/>
              </w:rPr>
              <w:t>1500.00</w:t>
            </w:r>
          </w:p>
        </w:tc>
      </w:tr>
      <w:tr w:rsidR="00202E93" w14:paraId="540A61F7" w14:textId="77777777">
        <w:trPr>
          <w:trHeight w:val="456"/>
          <w:jc w:val="center"/>
        </w:trPr>
        <w:tc>
          <w:tcPr>
            <w:tcW w:w="873" w:type="dxa"/>
            <w:shd w:val="clear" w:color="auto" w:fill="FFFFFF"/>
            <w:tcMar>
              <w:top w:w="72" w:type="dxa"/>
              <w:left w:w="144" w:type="dxa"/>
              <w:bottom w:w="72" w:type="dxa"/>
              <w:right w:w="144" w:type="dxa"/>
            </w:tcMar>
          </w:tcPr>
          <w:p w14:paraId="38470A04"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18582016" w14:textId="77777777" w:rsidR="00202E93" w:rsidRDefault="007C18A2">
            <w:pPr>
              <w:spacing w:after="0" w:line="240" w:lineRule="auto"/>
              <w:jc w:val="left"/>
              <w:rPr>
                <w:sz w:val="20"/>
                <w:szCs w:val="20"/>
              </w:rPr>
            </w:pPr>
            <w:bookmarkStart w:id="142" w:name="_heading=h.2dlolyb" w:colFirst="0" w:colLast="0"/>
            <w:bookmarkEnd w:id="142"/>
            <w:proofErr w:type="spellStart"/>
            <w:r>
              <w:rPr>
                <w:sz w:val="20"/>
                <w:szCs w:val="20"/>
              </w:rPr>
              <w:t>Xbee</w:t>
            </w:r>
            <w:proofErr w:type="spellEnd"/>
            <w:r>
              <w:rPr>
                <w:sz w:val="20"/>
                <w:szCs w:val="20"/>
              </w:rPr>
              <w:t xml:space="preserve"> expansion module</w:t>
            </w:r>
          </w:p>
        </w:tc>
        <w:tc>
          <w:tcPr>
            <w:tcW w:w="4153" w:type="dxa"/>
            <w:shd w:val="clear" w:color="auto" w:fill="FFFFFF"/>
            <w:tcMar>
              <w:top w:w="72" w:type="dxa"/>
              <w:left w:w="144" w:type="dxa"/>
              <w:bottom w:w="72" w:type="dxa"/>
              <w:right w:w="144" w:type="dxa"/>
            </w:tcMar>
          </w:tcPr>
          <w:p w14:paraId="07D39D4C" w14:textId="77777777" w:rsidR="00202E93" w:rsidRDefault="007C18A2">
            <w:pPr>
              <w:spacing w:after="0" w:line="240" w:lineRule="auto"/>
              <w:rPr>
                <w:sz w:val="20"/>
                <w:szCs w:val="20"/>
              </w:rPr>
            </w:pPr>
            <w:bookmarkStart w:id="143" w:name="_heading=h.sqyw64" w:colFirst="0" w:colLast="0"/>
            <w:bookmarkEnd w:id="143"/>
            <w:proofErr w:type="spellStart"/>
            <w:r>
              <w:rPr>
                <w:sz w:val="20"/>
                <w:szCs w:val="20"/>
              </w:rPr>
              <w:t>Xbee</w:t>
            </w:r>
            <w:proofErr w:type="spellEnd"/>
            <w:r>
              <w:rPr>
                <w:sz w:val="20"/>
                <w:szCs w:val="20"/>
              </w:rPr>
              <w:t xml:space="preserve"> V03 Expansion shield</w:t>
            </w:r>
          </w:p>
        </w:tc>
        <w:tc>
          <w:tcPr>
            <w:tcW w:w="1128" w:type="dxa"/>
            <w:gridSpan w:val="2"/>
            <w:shd w:val="clear" w:color="auto" w:fill="FFFFFF"/>
            <w:tcMar>
              <w:top w:w="72" w:type="dxa"/>
              <w:left w:w="144" w:type="dxa"/>
              <w:bottom w:w="72" w:type="dxa"/>
              <w:right w:w="144" w:type="dxa"/>
            </w:tcMar>
          </w:tcPr>
          <w:p w14:paraId="5C463404" w14:textId="77777777" w:rsidR="00202E93" w:rsidRDefault="007C18A2">
            <w:pPr>
              <w:spacing w:after="0" w:line="240" w:lineRule="auto"/>
              <w:jc w:val="right"/>
              <w:rPr>
                <w:sz w:val="20"/>
                <w:szCs w:val="20"/>
              </w:rPr>
            </w:pPr>
            <w:bookmarkStart w:id="144" w:name="_heading=h.3cqmetx" w:colFirst="0" w:colLast="0"/>
            <w:bookmarkEnd w:id="144"/>
            <w:r>
              <w:rPr>
                <w:sz w:val="20"/>
                <w:szCs w:val="20"/>
              </w:rPr>
              <w:t>750.00</w:t>
            </w:r>
          </w:p>
        </w:tc>
        <w:tc>
          <w:tcPr>
            <w:tcW w:w="675" w:type="dxa"/>
            <w:gridSpan w:val="2"/>
            <w:shd w:val="clear" w:color="auto" w:fill="FFFFFF"/>
            <w:tcMar>
              <w:top w:w="72" w:type="dxa"/>
              <w:left w:w="144" w:type="dxa"/>
              <w:bottom w:w="72" w:type="dxa"/>
              <w:right w:w="144" w:type="dxa"/>
            </w:tcMar>
            <w:vAlign w:val="center"/>
          </w:tcPr>
          <w:p w14:paraId="0C465B44" w14:textId="77777777" w:rsidR="00202E93" w:rsidRDefault="007C18A2">
            <w:pPr>
              <w:spacing w:after="0" w:line="240" w:lineRule="auto"/>
              <w:jc w:val="center"/>
              <w:rPr>
                <w:sz w:val="20"/>
                <w:szCs w:val="20"/>
              </w:rPr>
            </w:pPr>
            <w:bookmarkStart w:id="145" w:name="_heading=h.1rvwp1q" w:colFirst="0" w:colLast="0"/>
            <w:bookmarkEnd w:id="145"/>
            <w:r>
              <w:rPr>
                <w:sz w:val="20"/>
                <w:szCs w:val="20"/>
              </w:rPr>
              <w:t>2</w:t>
            </w:r>
          </w:p>
        </w:tc>
        <w:tc>
          <w:tcPr>
            <w:tcW w:w="1116" w:type="dxa"/>
            <w:gridSpan w:val="2"/>
            <w:shd w:val="clear" w:color="auto" w:fill="FFFFFF"/>
            <w:tcMar>
              <w:top w:w="6" w:type="dxa"/>
              <w:left w:w="6" w:type="dxa"/>
              <w:bottom w:w="0" w:type="dxa"/>
              <w:right w:w="6" w:type="dxa"/>
            </w:tcMar>
            <w:vAlign w:val="center"/>
          </w:tcPr>
          <w:p w14:paraId="02280311" w14:textId="77777777" w:rsidR="00202E93" w:rsidRDefault="007C18A2">
            <w:pPr>
              <w:spacing w:after="0" w:line="240" w:lineRule="auto"/>
              <w:jc w:val="right"/>
              <w:rPr>
                <w:sz w:val="20"/>
                <w:szCs w:val="20"/>
              </w:rPr>
            </w:pPr>
            <w:bookmarkStart w:id="146" w:name="_heading=h.4bvk7pj" w:colFirst="0" w:colLast="0"/>
            <w:bookmarkEnd w:id="146"/>
            <w:r>
              <w:rPr>
                <w:sz w:val="20"/>
                <w:szCs w:val="20"/>
              </w:rPr>
              <w:t>1,500.00</w:t>
            </w:r>
          </w:p>
        </w:tc>
      </w:tr>
      <w:tr w:rsidR="00202E93" w14:paraId="1AE80DC6" w14:textId="77777777">
        <w:trPr>
          <w:trHeight w:val="313"/>
          <w:jc w:val="center"/>
        </w:trPr>
        <w:tc>
          <w:tcPr>
            <w:tcW w:w="873" w:type="dxa"/>
            <w:shd w:val="clear" w:color="auto" w:fill="FFFFFF"/>
            <w:tcMar>
              <w:top w:w="72" w:type="dxa"/>
              <w:left w:w="144" w:type="dxa"/>
              <w:bottom w:w="72" w:type="dxa"/>
              <w:right w:w="144" w:type="dxa"/>
            </w:tcMar>
          </w:tcPr>
          <w:p w14:paraId="2D5D22D1"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690D6D7C" w14:textId="77777777" w:rsidR="00202E93" w:rsidRDefault="007C18A2">
            <w:pPr>
              <w:spacing w:after="0" w:line="240" w:lineRule="auto"/>
              <w:rPr>
                <w:sz w:val="20"/>
                <w:szCs w:val="20"/>
              </w:rPr>
            </w:pPr>
            <w:bookmarkStart w:id="147" w:name="_heading=h.2r0uhxc" w:colFirst="0" w:colLast="0"/>
            <w:bookmarkEnd w:id="147"/>
            <w:r>
              <w:rPr>
                <w:sz w:val="20"/>
                <w:szCs w:val="20"/>
              </w:rPr>
              <w:t>MQ7</w:t>
            </w:r>
          </w:p>
        </w:tc>
        <w:tc>
          <w:tcPr>
            <w:tcW w:w="4153" w:type="dxa"/>
            <w:shd w:val="clear" w:color="auto" w:fill="FFFFFF"/>
            <w:tcMar>
              <w:top w:w="72" w:type="dxa"/>
              <w:left w:w="144" w:type="dxa"/>
              <w:bottom w:w="72" w:type="dxa"/>
              <w:right w:w="144" w:type="dxa"/>
            </w:tcMar>
          </w:tcPr>
          <w:p w14:paraId="432E2BC7" w14:textId="77777777" w:rsidR="00202E93" w:rsidRDefault="007C18A2">
            <w:pPr>
              <w:spacing w:after="0" w:line="240" w:lineRule="auto"/>
              <w:rPr>
                <w:sz w:val="20"/>
                <w:szCs w:val="20"/>
              </w:rPr>
            </w:pPr>
            <w:bookmarkStart w:id="148" w:name="_heading=h.1664s55" w:colFirst="0" w:colLast="0"/>
            <w:bookmarkEnd w:id="148"/>
            <w:r>
              <w:rPr>
                <w:sz w:val="20"/>
                <w:szCs w:val="20"/>
              </w:rPr>
              <w:t>Carbon monoxide gas sensor</w:t>
            </w:r>
          </w:p>
        </w:tc>
        <w:tc>
          <w:tcPr>
            <w:tcW w:w="1128" w:type="dxa"/>
            <w:gridSpan w:val="2"/>
            <w:shd w:val="clear" w:color="auto" w:fill="FFFFFF"/>
            <w:tcMar>
              <w:top w:w="72" w:type="dxa"/>
              <w:left w:w="144" w:type="dxa"/>
              <w:bottom w:w="72" w:type="dxa"/>
              <w:right w:w="144" w:type="dxa"/>
            </w:tcMar>
          </w:tcPr>
          <w:p w14:paraId="5D524330" w14:textId="77777777" w:rsidR="00202E93" w:rsidRDefault="007C18A2">
            <w:pPr>
              <w:spacing w:after="0" w:line="240" w:lineRule="auto"/>
              <w:jc w:val="right"/>
              <w:rPr>
                <w:sz w:val="20"/>
                <w:szCs w:val="20"/>
              </w:rPr>
            </w:pPr>
            <w:bookmarkStart w:id="149" w:name="_heading=h.3q5sasy" w:colFirst="0" w:colLast="0"/>
            <w:bookmarkEnd w:id="149"/>
            <w:r>
              <w:rPr>
                <w:sz w:val="20"/>
                <w:szCs w:val="20"/>
              </w:rPr>
              <w:t>400.00</w:t>
            </w:r>
          </w:p>
        </w:tc>
        <w:tc>
          <w:tcPr>
            <w:tcW w:w="675" w:type="dxa"/>
            <w:gridSpan w:val="2"/>
            <w:shd w:val="clear" w:color="auto" w:fill="FFFFFF"/>
            <w:tcMar>
              <w:top w:w="72" w:type="dxa"/>
              <w:left w:w="144" w:type="dxa"/>
              <w:bottom w:w="72" w:type="dxa"/>
              <w:right w:w="144" w:type="dxa"/>
            </w:tcMar>
            <w:vAlign w:val="center"/>
          </w:tcPr>
          <w:p w14:paraId="37E876BC" w14:textId="147C9448" w:rsidR="00202E93" w:rsidRDefault="000358BB">
            <w:pPr>
              <w:spacing w:after="0" w:line="240" w:lineRule="auto"/>
              <w:jc w:val="center"/>
              <w:rPr>
                <w:sz w:val="20"/>
                <w:szCs w:val="20"/>
              </w:rPr>
            </w:pPr>
            <w:r>
              <w:rPr>
                <w:sz w:val="20"/>
                <w:szCs w:val="20"/>
              </w:rPr>
              <w:t>1</w:t>
            </w:r>
          </w:p>
        </w:tc>
        <w:tc>
          <w:tcPr>
            <w:tcW w:w="1116" w:type="dxa"/>
            <w:gridSpan w:val="2"/>
            <w:shd w:val="clear" w:color="auto" w:fill="FFFFFF"/>
            <w:tcMar>
              <w:top w:w="6" w:type="dxa"/>
              <w:left w:w="6" w:type="dxa"/>
              <w:bottom w:w="0" w:type="dxa"/>
              <w:right w:w="6" w:type="dxa"/>
            </w:tcMar>
            <w:vAlign w:val="center"/>
          </w:tcPr>
          <w:p w14:paraId="6C1FCC28" w14:textId="333CCF91" w:rsidR="00202E93" w:rsidRDefault="000358BB">
            <w:pPr>
              <w:spacing w:after="0" w:line="240" w:lineRule="auto"/>
              <w:jc w:val="right"/>
              <w:rPr>
                <w:sz w:val="20"/>
                <w:szCs w:val="20"/>
              </w:rPr>
            </w:pPr>
            <w:r>
              <w:rPr>
                <w:sz w:val="20"/>
                <w:szCs w:val="20"/>
              </w:rPr>
              <w:t>4</w:t>
            </w:r>
            <w:r w:rsidR="007C18A2">
              <w:rPr>
                <w:sz w:val="20"/>
                <w:szCs w:val="20"/>
              </w:rPr>
              <w:t>00.00</w:t>
            </w:r>
          </w:p>
        </w:tc>
      </w:tr>
      <w:tr w:rsidR="00202E93" w14:paraId="65CC0770" w14:textId="77777777">
        <w:trPr>
          <w:jc w:val="center"/>
        </w:trPr>
        <w:tc>
          <w:tcPr>
            <w:tcW w:w="873" w:type="dxa"/>
            <w:shd w:val="clear" w:color="auto" w:fill="FFFFFF"/>
            <w:tcMar>
              <w:top w:w="72" w:type="dxa"/>
              <w:left w:w="144" w:type="dxa"/>
              <w:bottom w:w="72" w:type="dxa"/>
              <w:right w:w="144" w:type="dxa"/>
            </w:tcMar>
          </w:tcPr>
          <w:p w14:paraId="5365267E"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6A828723" w14:textId="16104E36" w:rsidR="00202E93" w:rsidRDefault="007C18A2">
            <w:pPr>
              <w:spacing w:after="0" w:line="240" w:lineRule="auto"/>
              <w:rPr>
                <w:sz w:val="20"/>
                <w:szCs w:val="20"/>
              </w:rPr>
            </w:pPr>
            <w:r>
              <w:rPr>
                <w:sz w:val="20"/>
                <w:szCs w:val="20"/>
              </w:rPr>
              <w:t>MQ</w:t>
            </w:r>
            <w:r w:rsidR="00D77E6C">
              <w:rPr>
                <w:sz w:val="20"/>
                <w:szCs w:val="20"/>
              </w:rPr>
              <w:t>135</w:t>
            </w:r>
          </w:p>
        </w:tc>
        <w:tc>
          <w:tcPr>
            <w:tcW w:w="4153" w:type="dxa"/>
            <w:shd w:val="clear" w:color="auto" w:fill="FFFFFF"/>
            <w:tcMar>
              <w:top w:w="72" w:type="dxa"/>
              <w:left w:w="144" w:type="dxa"/>
              <w:bottom w:w="72" w:type="dxa"/>
              <w:right w:w="144" w:type="dxa"/>
            </w:tcMar>
          </w:tcPr>
          <w:p w14:paraId="2C8741FA" w14:textId="3F410B45" w:rsidR="00202E93" w:rsidRDefault="00D77E6C">
            <w:pPr>
              <w:spacing w:after="0" w:line="240" w:lineRule="auto"/>
              <w:rPr>
                <w:sz w:val="20"/>
                <w:szCs w:val="20"/>
              </w:rPr>
            </w:pPr>
            <w:r>
              <w:rPr>
                <w:sz w:val="20"/>
                <w:szCs w:val="20"/>
              </w:rPr>
              <w:t xml:space="preserve">Carbon dioxide sensor </w:t>
            </w:r>
          </w:p>
        </w:tc>
        <w:tc>
          <w:tcPr>
            <w:tcW w:w="1128" w:type="dxa"/>
            <w:gridSpan w:val="2"/>
            <w:shd w:val="clear" w:color="auto" w:fill="FFFFFF"/>
            <w:tcMar>
              <w:top w:w="72" w:type="dxa"/>
              <w:left w:w="144" w:type="dxa"/>
              <w:bottom w:w="72" w:type="dxa"/>
              <w:right w:w="144" w:type="dxa"/>
            </w:tcMar>
          </w:tcPr>
          <w:p w14:paraId="5BFADBC0" w14:textId="77777777" w:rsidR="00202E93" w:rsidRDefault="007C18A2">
            <w:pPr>
              <w:spacing w:after="0" w:line="240" w:lineRule="auto"/>
              <w:jc w:val="right"/>
              <w:rPr>
                <w:sz w:val="20"/>
                <w:szCs w:val="20"/>
              </w:rPr>
            </w:pPr>
            <w:r>
              <w:rPr>
                <w:sz w:val="20"/>
                <w:szCs w:val="20"/>
              </w:rPr>
              <w:t>400.00</w:t>
            </w:r>
          </w:p>
        </w:tc>
        <w:tc>
          <w:tcPr>
            <w:tcW w:w="675" w:type="dxa"/>
            <w:gridSpan w:val="2"/>
            <w:shd w:val="clear" w:color="auto" w:fill="FFFFFF"/>
            <w:tcMar>
              <w:top w:w="72" w:type="dxa"/>
              <w:left w:w="144" w:type="dxa"/>
              <w:bottom w:w="72" w:type="dxa"/>
              <w:right w:w="144" w:type="dxa"/>
            </w:tcMar>
            <w:vAlign w:val="center"/>
          </w:tcPr>
          <w:p w14:paraId="41CD3CFA" w14:textId="0BAE5719" w:rsidR="00202E93" w:rsidRDefault="000358BB">
            <w:pPr>
              <w:spacing w:after="0" w:line="240" w:lineRule="auto"/>
              <w:jc w:val="center"/>
              <w:rPr>
                <w:sz w:val="20"/>
                <w:szCs w:val="20"/>
              </w:rPr>
            </w:pPr>
            <w:r>
              <w:rPr>
                <w:sz w:val="20"/>
                <w:szCs w:val="20"/>
              </w:rPr>
              <w:t>1</w:t>
            </w:r>
          </w:p>
        </w:tc>
        <w:tc>
          <w:tcPr>
            <w:tcW w:w="1116" w:type="dxa"/>
            <w:gridSpan w:val="2"/>
            <w:shd w:val="clear" w:color="auto" w:fill="FFFFFF"/>
            <w:tcMar>
              <w:top w:w="6" w:type="dxa"/>
              <w:left w:w="6" w:type="dxa"/>
              <w:bottom w:w="0" w:type="dxa"/>
              <w:right w:w="6" w:type="dxa"/>
            </w:tcMar>
            <w:vAlign w:val="center"/>
          </w:tcPr>
          <w:p w14:paraId="79A90FB2" w14:textId="2A2725D5" w:rsidR="00202E93" w:rsidRDefault="000358BB">
            <w:pPr>
              <w:spacing w:after="0" w:line="240" w:lineRule="auto"/>
              <w:jc w:val="right"/>
              <w:rPr>
                <w:sz w:val="20"/>
                <w:szCs w:val="20"/>
              </w:rPr>
            </w:pPr>
            <w:r>
              <w:rPr>
                <w:sz w:val="20"/>
                <w:szCs w:val="20"/>
              </w:rPr>
              <w:t>4</w:t>
            </w:r>
            <w:r w:rsidR="007C18A2">
              <w:rPr>
                <w:sz w:val="20"/>
                <w:szCs w:val="20"/>
              </w:rPr>
              <w:t>00.00</w:t>
            </w:r>
          </w:p>
        </w:tc>
      </w:tr>
      <w:tr w:rsidR="00202E93" w14:paraId="13A2D7D8" w14:textId="77777777">
        <w:trPr>
          <w:jc w:val="center"/>
        </w:trPr>
        <w:tc>
          <w:tcPr>
            <w:tcW w:w="873" w:type="dxa"/>
            <w:shd w:val="clear" w:color="auto" w:fill="FFFFFF"/>
            <w:tcMar>
              <w:top w:w="72" w:type="dxa"/>
              <w:left w:w="144" w:type="dxa"/>
              <w:bottom w:w="72" w:type="dxa"/>
              <w:right w:w="144" w:type="dxa"/>
            </w:tcMar>
          </w:tcPr>
          <w:p w14:paraId="5F46438E"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259A7FB2" w14:textId="77777777" w:rsidR="00202E93" w:rsidRDefault="007C18A2">
            <w:pPr>
              <w:spacing w:after="0" w:line="240" w:lineRule="auto"/>
              <w:rPr>
                <w:sz w:val="20"/>
                <w:szCs w:val="20"/>
              </w:rPr>
            </w:pPr>
            <w:bookmarkStart w:id="150" w:name="_heading=h.25b2l0r" w:colFirst="0" w:colLast="0"/>
            <w:bookmarkEnd w:id="150"/>
            <w:r>
              <w:rPr>
                <w:sz w:val="20"/>
                <w:szCs w:val="20"/>
              </w:rPr>
              <w:t>DHT11</w:t>
            </w:r>
          </w:p>
        </w:tc>
        <w:tc>
          <w:tcPr>
            <w:tcW w:w="4153" w:type="dxa"/>
            <w:shd w:val="clear" w:color="auto" w:fill="FFFFFF"/>
            <w:tcMar>
              <w:top w:w="72" w:type="dxa"/>
              <w:left w:w="144" w:type="dxa"/>
              <w:bottom w:w="72" w:type="dxa"/>
              <w:right w:w="144" w:type="dxa"/>
            </w:tcMar>
          </w:tcPr>
          <w:p w14:paraId="332192BA" w14:textId="77777777" w:rsidR="00202E93" w:rsidRDefault="007C18A2">
            <w:pPr>
              <w:spacing w:after="0" w:line="240" w:lineRule="auto"/>
              <w:rPr>
                <w:sz w:val="20"/>
                <w:szCs w:val="20"/>
              </w:rPr>
            </w:pPr>
            <w:bookmarkStart w:id="151" w:name="_heading=h.kgcv8k" w:colFirst="0" w:colLast="0"/>
            <w:bookmarkEnd w:id="151"/>
            <w:r>
              <w:rPr>
                <w:sz w:val="20"/>
                <w:szCs w:val="20"/>
              </w:rPr>
              <w:t>Temperature and humidity sensor</w:t>
            </w:r>
          </w:p>
        </w:tc>
        <w:tc>
          <w:tcPr>
            <w:tcW w:w="1128" w:type="dxa"/>
            <w:gridSpan w:val="2"/>
            <w:shd w:val="clear" w:color="auto" w:fill="FFFFFF"/>
            <w:tcMar>
              <w:top w:w="72" w:type="dxa"/>
              <w:left w:w="144" w:type="dxa"/>
              <w:bottom w:w="72" w:type="dxa"/>
              <w:right w:w="144" w:type="dxa"/>
            </w:tcMar>
          </w:tcPr>
          <w:p w14:paraId="2A06B2DA" w14:textId="3EF17AB1" w:rsidR="00202E93" w:rsidRDefault="000561B3">
            <w:pPr>
              <w:spacing w:after="0" w:line="240" w:lineRule="auto"/>
              <w:jc w:val="right"/>
              <w:rPr>
                <w:sz w:val="20"/>
                <w:szCs w:val="20"/>
              </w:rPr>
            </w:pPr>
            <w:bookmarkStart w:id="152" w:name="_heading=h.34g0dwd" w:colFirst="0" w:colLast="0"/>
            <w:bookmarkEnd w:id="152"/>
            <w:r>
              <w:rPr>
                <w:sz w:val="20"/>
                <w:szCs w:val="20"/>
              </w:rPr>
              <w:t>65</w:t>
            </w:r>
            <w:r w:rsidR="007C18A2">
              <w:rPr>
                <w:sz w:val="20"/>
                <w:szCs w:val="20"/>
              </w:rPr>
              <w:t>0.00</w:t>
            </w:r>
          </w:p>
        </w:tc>
        <w:tc>
          <w:tcPr>
            <w:tcW w:w="675" w:type="dxa"/>
            <w:gridSpan w:val="2"/>
            <w:shd w:val="clear" w:color="auto" w:fill="FFFFFF"/>
            <w:tcMar>
              <w:top w:w="72" w:type="dxa"/>
              <w:left w:w="144" w:type="dxa"/>
              <w:bottom w:w="72" w:type="dxa"/>
              <w:right w:w="144" w:type="dxa"/>
            </w:tcMar>
            <w:vAlign w:val="center"/>
          </w:tcPr>
          <w:p w14:paraId="5E082165" w14:textId="39746F69" w:rsidR="00202E93" w:rsidRDefault="000561B3">
            <w:pPr>
              <w:spacing w:after="0" w:line="240" w:lineRule="auto"/>
              <w:jc w:val="center"/>
              <w:rPr>
                <w:sz w:val="20"/>
                <w:szCs w:val="20"/>
              </w:rPr>
            </w:pPr>
            <w:bookmarkStart w:id="153" w:name="_heading=h.1jlao46" w:colFirst="0" w:colLast="0"/>
            <w:bookmarkEnd w:id="153"/>
            <w:r>
              <w:rPr>
                <w:sz w:val="20"/>
                <w:szCs w:val="20"/>
              </w:rPr>
              <w:t>1</w:t>
            </w:r>
          </w:p>
        </w:tc>
        <w:tc>
          <w:tcPr>
            <w:tcW w:w="1116" w:type="dxa"/>
            <w:gridSpan w:val="2"/>
            <w:shd w:val="clear" w:color="auto" w:fill="FFFFFF"/>
            <w:tcMar>
              <w:top w:w="6" w:type="dxa"/>
              <w:left w:w="6" w:type="dxa"/>
              <w:bottom w:w="0" w:type="dxa"/>
              <w:right w:w="6" w:type="dxa"/>
            </w:tcMar>
            <w:vAlign w:val="center"/>
          </w:tcPr>
          <w:p w14:paraId="78F6157A" w14:textId="3108E2BE" w:rsidR="00202E93" w:rsidRDefault="007C18A2">
            <w:pPr>
              <w:spacing w:after="0" w:line="240" w:lineRule="auto"/>
              <w:jc w:val="right"/>
              <w:rPr>
                <w:sz w:val="20"/>
                <w:szCs w:val="20"/>
              </w:rPr>
            </w:pPr>
            <w:bookmarkStart w:id="154" w:name="_heading=h.43ky6rz" w:colFirst="0" w:colLast="0"/>
            <w:bookmarkEnd w:id="154"/>
            <w:r>
              <w:rPr>
                <w:sz w:val="20"/>
                <w:szCs w:val="20"/>
              </w:rPr>
              <w:t>6</w:t>
            </w:r>
            <w:r w:rsidR="000561B3">
              <w:rPr>
                <w:sz w:val="20"/>
                <w:szCs w:val="20"/>
              </w:rPr>
              <w:t>5</w:t>
            </w:r>
            <w:r>
              <w:rPr>
                <w:sz w:val="20"/>
                <w:szCs w:val="20"/>
              </w:rPr>
              <w:t>0.00</w:t>
            </w:r>
          </w:p>
        </w:tc>
      </w:tr>
      <w:tr w:rsidR="00D77E6C" w14:paraId="3363CE31" w14:textId="77777777">
        <w:trPr>
          <w:jc w:val="center"/>
        </w:trPr>
        <w:tc>
          <w:tcPr>
            <w:tcW w:w="873" w:type="dxa"/>
            <w:shd w:val="clear" w:color="auto" w:fill="FFFFFF"/>
            <w:tcMar>
              <w:top w:w="72" w:type="dxa"/>
              <w:left w:w="144" w:type="dxa"/>
              <w:bottom w:w="72" w:type="dxa"/>
              <w:right w:w="144" w:type="dxa"/>
            </w:tcMar>
          </w:tcPr>
          <w:p w14:paraId="506BE6B5" w14:textId="77777777" w:rsidR="00D77E6C" w:rsidRDefault="00D77E6C">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567E8738" w14:textId="3CC59FFC" w:rsidR="00D77E6C" w:rsidRDefault="00D77E6C">
            <w:pPr>
              <w:spacing w:after="0" w:line="240" w:lineRule="auto"/>
              <w:rPr>
                <w:sz w:val="20"/>
                <w:szCs w:val="20"/>
              </w:rPr>
            </w:pPr>
            <w:r>
              <w:rPr>
                <w:sz w:val="20"/>
                <w:szCs w:val="20"/>
              </w:rPr>
              <w:t>SD011</w:t>
            </w:r>
          </w:p>
        </w:tc>
        <w:tc>
          <w:tcPr>
            <w:tcW w:w="4153" w:type="dxa"/>
            <w:shd w:val="clear" w:color="auto" w:fill="FFFFFF"/>
            <w:tcMar>
              <w:top w:w="72" w:type="dxa"/>
              <w:left w:w="144" w:type="dxa"/>
              <w:bottom w:w="72" w:type="dxa"/>
              <w:right w:w="144" w:type="dxa"/>
            </w:tcMar>
          </w:tcPr>
          <w:p w14:paraId="4F164489" w14:textId="02186FA3" w:rsidR="00D77E6C" w:rsidRDefault="00D77E6C">
            <w:pPr>
              <w:spacing w:after="0" w:line="240" w:lineRule="auto"/>
              <w:rPr>
                <w:sz w:val="20"/>
                <w:szCs w:val="20"/>
              </w:rPr>
            </w:pPr>
            <w:r>
              <w:rPr>
                <w:sz w:val="20"/>
                <w:szCs w:val="20"/>
              </w:rPr>
              <w:t>Particulate matter Sensor</w:t>
            </w:r>
          </w:p>
        </w:tc>
        <w:tc>
          <w:tcPr>
            <w:tcW w:w="1128" w:type="dxa"/>
            <w:gridSpan w:val="2"/>
            <w:shd w:val="clear" w:color="auto" w:fill="FFFFFF"/>
            <w:tcMar>
              <w:top w:w="72" w:type="dxa"/>
              <w:left w:w="144" w:type="dxa"/>
              <w:bottom w:w="72" w:type="dxa"/>
              <w:right w:w="144" w:type="dxa"/>
            </w:tcMar>
          </w:tcPr>
          <w:p w14:paraId="245029C4" w14:textId="37E1DD52" w:rsidR="00D77E6C" w:rsidRDefault="00D77E6C">
            <w:pPr>
              <w:spacing w:after="0" w:line="240" w:lineRule="auto"/>
              <w:jc w:val="right"/>
              <w:rPr>
                <w:sz w:val="20"/>
                <w:szCs w:val="20"/>
              </w:rPr>
            </w:pPr>
            <w:r>
              <w:rPr>
                <w:sz w:val="20"/>
                <w:szCs w:val="20"/>
              </w:rPr>
              <w:t>4000.00</w:t>
            </w:r>
          </w:p>
        </w:tc>
        <w:tc>
          <w:tcPr>
            <w:tcW w:w="675" w:type="dxa"/>
            <w:gridSpan w:val="2"/>
            <w:shd w:val="clear" w:color="auto" w:fill="FFFFFF"/>
            <w:tcMar>
              <w:top w:w="72" w:type="dxa"/>
              <w:left w:w="144" w:type="dxa"/>
              <w:bottom w:w="72" w:type="dxa"/>
              <w:right w:w="144" w:type="dxa"/>
            </w:tcMar>
            <w:vAlign w:val="center"/>
          </w:tcPr>
          <w:p w14:paraId="325F108E" w14:textId="33C5AEC3" w:rsidR="00D77E6C" w:rsidRDefault="00D77E6C">
            <w:pPr>
              <w:spacing w:after="0" w:line="240" w:lineRule="auto"/>
              <w:jc w:val="center"/>
              <w:rPr>
                <w:sz w:val="20"/>
                <w:szCs w:val="20"/>
              </w:rPr>
            </w:pPr>
            <w:r>
              <w:rPr>
                <w:sz w:val="20"/>
                <w:szCs w:val="20"/>
              </w:rPr>
              <w:t>1</w:t>
            </w:r>
          </w:p>
        </w:tc>
        <w:tc>
          <w:tcPr>
            <w:tcW w:w="1116" w:type="dxa"/>
            <w:gridSpan w:val="2"/>
            <w:shd w:val="clear" w:color="auto" w:fill="FFFFFF"/>
            <w:tcMar>
              <w:top w:w="6" w:type="dxa"/>
              <w:left w:w="6" w:type="dxa"/>
              <w:bottom w:w="0" w:type="dxa"/>
              <w:right w:w="6" w:type="dxa"/>
            </w:tcMar>
            <w:vAlign w:val="center"/>
          </w:tcPr>
          <w:p w14:paraId="040AF4F3" w14:textId="49BAA7C8" w:rsidR="00D77E6C" w:rsidRDefault="00D77E6C">
            <w:pPr>
              <w:spacing w:after="0" w:line="240" w:lineRule="auto"/>
              <w:jc w:val="right"/>
              <w:rPr>
                <w:sz w:val="20"/>
                <w:szCs w:val="20"/>
              </w:rPr>
            </w:pPr>
            <w:r>
              <w:rPr>
                <w:sz w:val="20"/>
                <w:szCs w:val="20"/>
              </w:rPr>
              <w:t>4000.00</w:t>
            </w:r>
          </w:p>
        </w:tc>
      </w:tr>
      <w:tr w:rsidR="001103FC" w14:paraId="23D13F49" w14:textId="77777777">
        <w:trPr>
          <w:trHeight w:val="282"/>
          <w:jc w:val="center"/>
        </w:trPr>
        <w:tc>
          <w:tcPr>
            <w:tcW w:w="873" w:type="dxa"/>
            <w:shd w:val="clear" w:color="auto" w:fill="FFFFFF"/>
            <w:tcMar>
              <w:top w:w="72" w:type="dxa"/>
              <w:left w:w="144" w:type="dxa"/>
              <w:bottom w:w="72" w:type="dxa"/>
              <w:right w:w="144" w:type="dxa"/>
            </w:tcMar>
          </w:tcPr>
          <w:p w14:paraId="11A98852" w14:textId="77777777" w:rsidR="001103FC" w:rsidRDefault="001103FC">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2FDF5D66" w14:textId="21945A5F" w:rsidR="001103FC" w:rsidRDefault="001103FC">
            <w:pPr>
              <w:spacing w:after="0" w:line="240" w:lineRule="auto"/>
              <w:rPr>
                <w:sz w:val="20"/>
                <w:szCs w:val="20"/>
              </w:rPr>
            </w:pPr>
            <w:r>
              <w:rPr>
                <w:sz w:val="20"/>
                <w:szCs w:val="20"/>
              </w:rPr>
              <w:t>BMS Board</w:t>
            </w:r>
          </w:p>
        </w:tc>
        <w:tc>
          <w:tcPr>
            <w:tcW w:w="4153" w:type="dxa"/>
            <w:shd w:val="clear" w:color="auto" w:fill="FFFFFF"/>
            <w:tcMar>
              <w:top w:w="72" w:type="dxa"/>
              <w:left w:w="144" w:type="dxa"/>
              <w:bottom w:w="72" w:type="dxa"/>
              <w:right w:w="144" w:type="dxa"/>
            </w:tcMar>
          </w:tcPr>
          <w:p w14:paraId="270EE0F5" w14:textId="49F6D722" w:rsidR="001103FC" w:rsidRDefault="001103FC">
            <w:pPr>
              <w:spacing w:after="0" w:line="240" w:lineRule="auto"/>
              <w:rPr>
                <w:sz w:val="20"/>
                <w:szCs w:val="20"/>
              </w:rPr>
            </w:pPr>
            <w:r>
              <w:rPr>
                <w:sz w:val="20"/>
                <w:szCs w:val="20"/>
              </w:rPr>
              <w:t>3s 40 A</w:t>
            </w:r>
          </w:p>
        </w:tc>
        <w:tc>
          <w:tcPr>
            <w:tcW w:w="1128" w:type="dxa"/>
            <w:gridSpan w:val="2"/>
            <w:shd w:val="clear" w:color="auto" w:fill="FFFFFF"/>
            <w:tcMar>
              <w:top w:w="72" w:type="dxa"/>
              <w:left w:w="144" w:type="dxa"/>
              <w:bottom w:w="72" w:type="dxa"/>
              <w:right w:w="144" w:type="dxa"/>
            </w:tcMar>
          </w:tcPr>
          <w:p w14:paraId="00D8D4C0" w14:textId="03A72C1D" w:rsidR="001103FC" w:rsidRDefault="001103FC">
            <w:pPr>
              <w:spacing w:after="0" w:line="240" w:lineRule="auto"/>
              <w:jc w:val="right"/>
              <w:rPr>
                <w:sz w:val="20"/>
                <w:szCs w:val="20"/>
              </w:rPr>
            </w:pPr>
            <w:r>
              <w:rPr>
                <w:sz w:val="20"/>
                <w:szCs w:val="20"/>
              </w:rPr>
              <w:t>800.00</w:t>
            </w:r>
          </w:p>
        </w:tc>
        <w:tc>
          <w:tcPr>
            <w:tcW w:w="675" w:type="dxa"/>
            <w:gridSpan w:val="2"/>
            <w:shd w:val="clear" w:color="auto" w:fill="FFFFFF"/>
            <w:tcMar>
              <w:top w:w="72" w:type="dxa"/>
              <w:left w:w="144" w:type="dxa"/>
              <w:bottom w:w="72" w:type="dxa"/>
              <w:right w:w="144" w:type="dxa"/>
            </w:tcMar>
            <w:vAlign w:val="center"/>
          </w:tcPr>
          <w:p w14:paraId="196670A4" w14:textId="2DA1546C" w:rsidR="001103FC" w:rsidRDefault="001103FC">
            <w:pPr>
              <w:spacing w:after="0" w:line="240" w:lineRule="auto"/>
              <w:jc w:val="center"/>
              <w:rPr>
                <w:sz w:val="20"/>
                <w:szCs w:val="20"/>
              </w:rPr>
            </w:pPr>
            <w:r>
              <w:rPr>
                <w:sz w:val="20"/>
                <w:szCs w:val="20"/>
              </w:rPr>
              <w:t>3</w:t>
            </w:r>
          </w:p>
        </w:tc>
        <w:tc>
          <w:tcPr>
            <w:tcW w:w="1116" w:type="dxa"/>
            <w:gridSpan w:val="2"/>
            <w:shd w:val="clear" w:color="auto" w:fill="FFFFFF"/>
            <w:tcMar>
              <w:top w:w="6" w:type="dxa"/>
              <w:left w:w="6" w:type="dxa"/>
              <w:bottom w:w="0" w:type="dxa"/>
              <w:right w:w="6" w:type="dxa"/>
            </w:tcMar>
            <w:vAlign w:val="center"/>
          </w:tcPr>
          <w:p w14:paraId="09FC0179" w14:textId="246636FC" w:rsidR="001103FC" w:rsidRDefault="001103FC">
            <w:pPr>
              <w:spacing w:after="0" w:line="240" w:lineRule="auto"/>
              <w:jc w:val="right"/>
              <w:rPr>
                <w:sz w:val="20"/>
                <w:szCs w:val="20"/>
              </w:rPr>
            </w:pPr>
            <w:r>
              <w:rPr>
                <w:sz w:val="20"/>
                <w:szCs w:val="20"/>
              </w:rPr>
              <w:t>2400.00</w:t>
            </w:r>
          </w:p>
        </w:tc>
      </w:tr>
      <w:tr w:rsidR="00537060" w14:paraId="33AF7EFE" w14:textId="77777777">
        <w:trPr>
          <w:trHeight w:val="282"/>
          <w:jc w:val="center"/>
        </w:trPr>
        <w:tc>
          <w:tcPr>
            <w:tcW w:w="873" w:type="dxa"/>
            <w:shd w:val="clear" w:color="auto" w:fill="FFFFFF"/>
            <w:tcMar>
              <w:top w:w="72" w:type="dxa"/>
              <w:left w:w="144" w:type="dxa"/>
              <w:bottom w:w="72" w:type="dxa"/>
              <w:right w:w="144" w:type="dxa"/>
            </w:tcMar>
          </w:tcPr>
          <w:p w14:paraId="637ED6D4" w14:textId="77777777" w:rsidR="00537060" w:rsidRDefault="00537060">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1404724A" w14:textId="6C3D772F" w:rsidR="00537060" w:rsidRDefault="00537060">
            <w:pPr>
              <w:spacing w:after="0" w:line="240" w:lineRule="auto"/>
              <w:rPr>
                <w:sz w:val="20"/>
                <w:szCs w:val="20"/>
              </w:rPr>
            </w:pPr>
            <w:r>
              <w:rPr>
                <w:sz w:val="20"/>
                <w:szCs w:val="20"/>
              </w:rPr>
              <w:t>Fiber wire</w:t>
            </w:r>
          </w:p>
        </w:tc>
        <w:tc>
          <w:tcPr>
            <w:tcW w:w="4153" w:type="dxa"/>
            <w:shd w:val="clear" w:color="auto" w:fill="FFFFFF"/>
            <w:tcMar>
              <w:top w:w="72" w:type="dxa"/>
              <w:left w:w="144" w:type="dxa"/>
              <w:bottom w:w="72" w:type="dxa"/>
              <w:right w:w="144" w:type="dxa"/>
            </w:tcMar>
          </w:tcPr>
          <w:p w14:paraId="09A12A3F" w14:textId="4FEFC3C5" w:rsidR="00537060" w:rsidRDefault="00537060">
            <w:pPr>
              <w:spacing w:after="0" w:line="240" w:lineRule="auto"/>
              <w:rPr>
                <w:sz w:val="20"/>
                <w:szCs w:val="20"/>
              </w:rPr>
            </w:pPr>
            <w:r>
              <w:rPr>
                <w:sz w:val="20"/>
                <w:szCs w:val="20"/>
              </w:rPr>
              <w:t>30 m</w:t>
            </w:r>
          </w:p>
        </w:tc>
        <w:tc>
          <w:tcPr>
            <w:tcW w:w="1128" w:type="dxa"/>
            <w:gridSpan w:val="2"/>
            <w:shd w:val="clear" w:color="auto" w:fill="FFFFFF"/>
            <w:tcMar>
              <w:top w:w="72" w:type="dxa"/>
              <w:left w:w="144" w:type="dxa"/>
              <w:bottom w:w="72" w:type="dxa"/>
              <w:right w:w="144" w:type="dxa"/>
            </w:tcMar>
          </w:tcPr>
          <w:p w14:paraId="06DE708E" w14:textId="0FA1BB71" w:rsidR="00537060" w:rsidRDefault="00537060">
            <w:pPr>
              <w:spacing w:after="0" w:line="240" w:lineRule="auto"/>
              <w:jc w:val="right"/>
              <w:rPr>
                <w:sz w:val="20"/>
                <w:szCs w:val="20"/>
              </w:rPr>
            </w:pPr>
            <w:r>
              <w:rPr>
                <w:sz w:val="20"/>
                <w:szCs w:val="20"/>
              </w:rPr>
              <w:t>300.00</w:t>
            </w:r>
          </w:p>
        </w:tc>
        <w:tc>
          <w:tcPr>
            <w:tcW w:w="675" w:type="dxa"/>
            <w:gridSpan w:val="2"/>
            <w:shd w:val="clear" w:color="auto" w:fill="FFFFFF"/>
            <w:tcMar>
              <w:top w:w="72" w:type="dxa"/>
              <w:left w:w="144" w:type="dxa"/>
              <w:bottom w:w="72" w:type="dxa"/>
              <w:right w:w="144" w:type="dxa"/>
            </w:tcMar>
            <w:vAlign w:val="center"/>
          </w:tcPr>
          <w:p w14:paraId="1E90BDDF" w14:textId="12B54F4C" w:rsidR="00537060" w:rsidRDefault="00537060">
            <w:pPr>
              <w:spacing w:after="0" w:line="240" w:lineRule="auto"/>
              <w:jc w:val="center"/>
              <w:rPr>
                <w:sz w:val="20"/>
                <w:szCs w:val="20"/>
              </w:rPr>
            </w:pPr>
            <w:r>
              <w:rPr>
                <w:sz w:val="20"/>
                <w:szCs w:val="20"/>
              </w:rPr>
              <w:t>1</w:t>
            </w:r>
          </w:p>
        </w:tc>
        <w:tc>
          <w:tcPr>
            <w:tcW w:w="1116" w:type="dxa"/>
            <w:gridSpan w:val="2"/>
            <w:shd w:val="clear" w:color="auto" w:fill="FFFFFF"/>
            <w:tcMar>
              <w:top w:w="6" w:type="dxa"/>
              <w:left w:w="6" w:type="dxa"/>
              <w:bottom w:w="0" w:type="dxa"/>
              <w:right w:w="6" w:type="dxa"/>
            </w:tcMar>
            <w:vAlign w:val="center"/>
          </w:tcPr>
          <w:p w14:paraId="31D0D606" w14:textId="25236782" w:rsidR="00537060" w:rsidRDefault="00537060">
            <w:pPr>
              <w:spacing w:after="0" w:line="240" w:lineRule="auto"/>
              <w:jc w:val="right"/>
              <w:rPr>
                <w:sz w:val="20"/>
                <w:szCs w:val="20"/>
              </w:rPr>
            </w:pPr>
            <w:r>
              <w:rPr>
                <w:sz w:val="20"/>
                <w:szCs w:val="20"/>
              </w:rPr>
              <w:t>300.00</w:t>
            </w:r>
          </w:p>
        </w:tc>
      </w:tr>
      <w:tr w:rsidR="00202E93" w14:paraId="3DFF05B3" w14:textId="77777777">
        <w:trPr>
          <w:trHeight w:val="282"/>
          <w:jc w:val="center"/>
        </w:trPr>
        <w:tc>
          <w:tcPr>
            <w:tcW w:w="873" w:type="dxa"/>
            <w:shd w:val="clear" w:color="auto" w:fill="FFFFFF"/>
            <w:tcMar>
              <w:top w:w="72" w:type="dxa"/>
              <w:left w:w="144" w:type="dxa"/>
              <w:bottom w:w="72" w:type="dxa"/>
              <w:right w:w="144" w:type="dxa"/>
            </w:tcMar>
          </w:tcPr>
          <w:p w14:paraId="693F29F2"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373916C3" w14:textId="77777777" w:rsidR="00202E93" w:rsidRDefault="007C18A2">
            <w:pPr>
              <w:spacing w:after="0" w:line="240" w:lineRule="auto"/>
              <w:rPr>
                <w:sz w:val="20"/>
                <w:szCs w:val="20"/>
              </w:rPr>
            </w:pPr>
            <w:bookmarkStart w:id="155" w:name="_heading=h.2iq8gzs" w:colFirst="0" w:colLast="0"/>
            <w:bookmarkEnd w:id="155"/>
            <w:r>
              <w:rPr>
                <w:sz w:val="20"/>
                <w:szCs w:val="20"/>
              </w:rPr>
              <w:t>Jumper wire</w:t>
            </w:r>
          </w:p>
        </w:tc>
        <w:tc>
          <w:tcPr>
            <w:tcW w:w="4153" w:type="dxa"/>
            <w:shd w:val="clear" w:color="auto" w:fill="FFFFFF"/>
            <w:tcMar>
              <w:top w:w="72" w:type="dxa"/>
              <w:left w:w="144" w:type="dxa"/>
              <w:bottom w:w="72" w:type="dxa"/>
              <w:right w:w="144" w:type="dxa"/>
            </w:tcMar>
          </w:tcPr>
          <w:p w14:paraId="242AF542" w14:textId="77777777" w:rsidR="00202E93" w:rsidRDefault="007C18A2">
            <w:pPr>
              <w:spacing w:after="0" w:line="240" w:lineRule="auto"/>
              <w:rPr>
                <w:sz w:val="20"/>
                <w:szCs w:val="20"/>
              </w:rPr>
            </w:pPr>
            <w:bookmarkStart w:id="156" w:name="_heading=h.xvir7l" w:colFirst="0" w:colLast="0"/>
            <w:bookmarkEnd w:id="156"/>
            <w:r>
              <w:rPr>
                <w:sz w:val="20"/>
                <w:szCs w:val="20"/>
              </w:rPr>
              <w:t>Female-Female Jumper Wire 40pcs Dupont</w:t>
            </w:r>
          </w:p>
        </w:tc>
        <w:tc>
          <w:tcPr>
            <w:tcW w:w="1128" w:type="dxa"/>
            <w:gridSpan w:val="2"/>
            <w:shd w:val="clear" w:color="auto" w:fill="FFFFFF"/>
            <w:tcMar>
              <w:top w:w="72" w:type="dxa"/>
              <w:left w:w="144" w:type="dxa"/>
              <w:bottom w:w="72" w:type="dxa"/>
              <w:right w:w="144" w:type="dxa"/>
            </w:tcMar>
          </w:tcPr>
          <w:p w14:paraId="1F0FA438" w14:textId="77777777" w:rsidR="00202E93" w:rsidRDefault="007C18A2">
            <w:pPr>
              <w:spacing w:after="0" w:line="240" w:lineRule="auto"/>
              <w:jc w:val="right"/>
              <w:rPr>
                <w:sz w:val="20"/>
                <w:szCs w:val="20"/>
              </w:rPr>
            </w:pPr>
            <w:bookmarkStart w:id="157" w:name="_heading=h.3hv69ve" w:colFirst="0" w:colLast="0"/>
            <w:bookmarkEnd w:id="157"/>
            <w:r>
              <w:rPr>
                <w:sz w:val="20"/>
                <w:szCs w:val="20"/>
              </w:rPr>
              <w:t>200.00</w:t>
            </w:r>
          </w:p>
        </w:tc>
        <w:tc>
          <w:tcPr>
            <w:tcW w:w="675" w:type="dxa"/>
            <w:gridSpan w:val="2"/>
            <w:shd w:val="clear" w:color="auto" w:fill="FFFFFF"/>
            <w:tcMar>
              <w:top w:w="72" w:type="dxa"/>
              <w:left w:w="144" w:type="dxa"/>
              <w:bottom w:w="72" w:type="dxa"/>
              <w:right w:w="144" w:type="dxa"/>
            </w:tcMar>
            <w:vAlign w:val="center"/>
          </w:tcPr>
          <w:p w14:paraId="361BB782" w14:textId="77777777" w:rsidR="00202E93" w:rsidRDefault="007C18A2">
            <w:pPr>
              <w:spacing w:after="0" w:line="240" w:lineRule="auto"/>
              <w:jc w:val="center"/>
              <w:rPr>
                <w:sz w:val="20"/>
                <w:szCs w:val="20"/>
              </w:rPr>
            </w:pPr>
            <w:bookmarkStart w:id="158" w:name="_heading=h.1x0gk37" w:colFirst="0" w:colLast="0"/>
            <w:bookmarkEnd w:id="158"/>
            <w:r>
              <w:rPr>
                <w:sz w:val="20"/>
                <w:szCs w:val="20"/>
              </w:rPr>
              <w:t>2</w:t>
            </w:r>
          </w:p>
        </w:tc>
        <w:tc>
          <w:tcPr>
            <w:tcW w:w="1116" w:type="dxa"/>
            <w:gridSpan w:val="2"/>
            <w:shd w:val="clear" w:color="auto" w:fill="FFFFFF"/>
            <w:tcMar>
              <w:top w:w="6" w:type="dxa"/>
              <w:left w:w="6" w:type="dxa"/>
              <w:bottom w:w="0" w:type="dxa"/>
              <w:right w:w="6" w:type="dxa"/>
            </w:tcMar>
            <w:vAlign w:val="center"/>
          </w:tcPr>
          <w:p w14:paraId="605BD4C9" w14:textId="77777777" w:rsidR="00202E93" w:rsidRDefault="007C18A2">
            <w:pPr>
              <w:spacing w:after="0" w:line="240" w:lineRule="auto"/>
              <w:jc w:val="right"/>
              <w:rPr>
                <w:sz w:val="20"/>
                <w:szCs w:val="20"/>
              </w:rPr>
            </w:pPr>
            <w:bookmarkStart w:id="159" w:name="_heading=h.4h042r0" w:colFirst="0" w:colLast="0"/>
            <w:bookmarkEnd w:id="159"/>
            <w:r>
              <w:rPr>
                <w:sz w:val="20"/>
                <w:szCs w:val="20"/>
              </w:rPr>
              <w:t>400.00</w:t>
            </w:r>
          </w:p>
        </w:tc>
      </w:tr>
      <w:tr w:rsidR="001103FC" w14:paraId="12FFE915" w14:textId="77777777">
        <w:trPr>
          <w:trHeight w:val="282"/>
          <w:jc w:val="center"/>
        </w:trPr>
        <w:tc>
          <w:tcPr>
            <w:tcW w:w="873" w:type="dxa"/>
            <w:shd w:val="clear" w:color="auto" w:fill="FFFFFF"/>
            <w:tcMar>
              <w:top w:w="72" w:type="dxa"/>
              <w:left w:w="144" w:type="dxa"/>
              <w:bottom w:w="72" w:type="dxa"/>
              <w:right w:w="144" w:type="dxa"/>
            </w:tcMar>
          </w:tcPr>
          <w:p w14:paraId="0FE05C35" w14:textId="77777777" w:rsidR="001103FC" w:rsidRDefault="001103FC">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2D3E11A1" w14:textId="428AAD90" w:rsidR="001103FC" w:rsidRDefault="001103FC">
            <w:pPr>
              <w:spacing w:after="0" w:line="240" w:lineRule="auto"/>
              <w:rPr>
                <w:sz w:val="20"/>
                <w:szCs w:val="20"/>
              </w:rPr>
            </w:pPr>
            <w:r>
              <w:rPr>
                <w:sz w:val="20"/>
                <w:szCs w:val="20"/>
              </w:rPr>
              <w:t>Casing Plastic tin</w:t>
            </w:r>
          </w:p>
        </w:tc>
        <w:tc>
          <w:tcPr>
            <w:tcW w:w="4153" w:type="dxa"/>
            <w:shd w:val="clear" w:color="auto" w:fill="FFFFFF"/>
            <w:tcMar>
              <w:top w:w="72" w:type="dxa"/>
              <w:left w:w="144" w:type="dxa"/>
              <w:bottom w:w="72" w:type="dxa"/>
              <w:right w:w="144" w:type="dxa"/>
            </w:tcMar>
          </w:tcPr>
          <w:p w14:paraId="4137260E" w14:textId="30E657B7" w:rsidR="001103FC" w:rsidRDefault="001103FC">
            <w:pPr>
              <w:spacing w:after="0" w:line="240" w:lineRule="auto"/>
              <w:rPr>
                <w:sz w:val="20"/>
                <w:szCs w:val="20"/>
              </w:rPr>
            </w:pPr>
            <w:r>
              <w:rPr>
                <w:sz w:val="20"/>
                <w:szCs w:val="20"/>
              </w:rPr>
              <w:t>2 tins</w:t>
            </w:r>
          </w:p>
        </w:tc>
        <w:tc>
          <w:tcPr>
            <w:tcW w:w="1128" w:type="dxa"/>
            <w:gridSpan w:val="2"/>
            <w:shd w:val="clear" w:color="auto" w:fill="FFFFFF"/>
            <w:tcMar>
              <w:top w:w="72" w:type="dxa"/>
              <w:left w:w="144" w:type="dxa"/>
              <w:bottom w:w="72" w:type="dxa"/>
              <w:right w:w="144" w:type="dxa"/>
            </w:tcMar>
          </w:tcPr>
          <w:p w14:paraId="7BBBB562" w14:textId="25076542" w:rsidR="001103FC" w:rsidRDefault="001103FC">
            <w:pPr>
              <w:spacing w:after="0" w:line="240" w:lineRule="auto"/>
              <w:jc w:val="right"/>
              <w:rPr>
                <w:sz w:val="20"/>
                <w:szCs w:val="20"/>
              </w:rPr>
            </w:pPr>
            <w:r>
              <w:rPr>
                <w:sz w:val="20"/>
                <w:szCs w:val="20"/>
              </w:rPr>
              <w:t>1000.00</w:t>
            </w:r>
          </w:p>
        </w:tc>
        <w:tc>
          <w:tcPr>
            <w:tcW w:w="675" w:type="dxa"/>
            <w:gridSpan w:val="2"/>
            <w:shd w:val="clear" w:color="auto" w:fill="FFFFFF"/>
            <w:tcMar>
              <w:top w:w="72" w:type="dxa"/>
              <w:left w:w="144" w:type="dxa"/>
              <w:bottom w:w="72" w:type="dxa"/>
              <w:right w:w="144" w:type="dxa"/>
            </w:tcMar>
            <w:vAlign w:val="center"/>
          </w:tcPr>
          <w:p w14:paraId="6B2A69AF" w14:textId="51A91126" w:rsidR="001103FC" w:rsidRDefault="001103FC">
            <w:pPr>
              <w:spacing w:after="0" w:line="240" w:lineRule="auto"/>
              <w:jc w:val="center"/>
              <w:rPr>
                <w:sz w:val="20"/>
                <w:szCs w:val="20"/>
              </w:rPr>
            </w:pPr>
            <w:r>
              <w:rPr>
                <w:sz w:val="20"/>
                <w:szCs w:val="20"/>
              </w:rPr>
              <w:t>2</w:t>
            </w:r>
          </w:p>
        </w:tc>
        <w:tc>
          <w:tcPr>
            <w:tcW w:w="1116" w:type="dxa"/>
            <w:gridSpan w:val="2"/>
            <w:shd w:val="clear" w:color="auto" w:fill="FFFFFF"/>
            <w:tcMar>
              <w:top w:w="6" w:type="dxa"/>
              <w:left w:w="6" w:type="dxa"/>
              <w:bottom w:w="0" w:type="dxa"/>
              <w:right w:w="6" w:type="dxa"/>
            </w:tcMar>
            <w:vAlign w:val="center"/>
          </w:tcPr>
          <w:p w14:paraId="55254CCB" w14:textId="767ED838" w:rsidR="001103FC" w:rsidRDefault="001103FC">
            <w:pPr>
              <w:spacing w:after="0" w:line="240" w:lineRule="auto"/>
              <w:jc w:val="right"/>
              <w:rPr>
                <w:sz w:val="20"/>
                <w:szCs w:val="20"/>
              </w:rPr>
            </w:pPr>
            <w:r>
              <w:rPr>
                <w:sz w:val="20"/>
                <w:szCs w:val="20"/>
              </w:rPr>
              <w:t>2000.00</w:t>
            </w:r>
          </w:p>
        </w:tc>
      </w:tr>
      <w:tr w:rsidR="00D77E6C" w14:paraId="740C348A" w14:textId="77777777">
        <w:trPr>
          <w:trHeight w:val="282"/>
          <w:jc w:val="center"/>
        </w:trPr>
        <w:tc>
          <w:tcPr>
            <w:tcW w:w="873" w:type="dxa"/>
            <w:shd w:val="clear" w:color="auto" w:fill="FFFFFF"/>
            <w:tcMar>
              <w:top w:w="72" w:type="dxa"/>
              <w:left w:w="144" w:type="dxa"/>
              <w:bottom w:w="72" w:type="dxa"/>
              <w:right w:w="144" w:type="dxa"/>
            </w:tcMar>
          </w:tcPr>
          <w:p w14:paraId="08B377F6" w14:textId="77777777" w:rsidR="00D77E6C" w:rsidRDefault="00D77E6C">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680DC420" w14:textId="211902CB" w:rsidR="00D77E6C" w:rsidRDefault="00D77E6C">
            <w:pPr>
              <w:spacing w:after="0" w:line="240" w:lineRule="auto"/>
              <w:rPr>
                <w:sz w:val="20"/>
                <w:szCs w:val="20"/>
              </w:rPr>
            </w:pPr>
            <w:r>
              <w:rPr>
                <w:sz w:val="20"/>
                <w:szCs w:val="20"/>
              </w:rPr>
              <w:t>Wire</w:t>
            </w:r>
          </w:p>
        </w:tc>
        <w:tc>
          <w:tcPr>
            <w:tcW w:w="4153" w:type="dxa"/>
            <w:shd w:val="clear" w:color="auto" w:fill="FFFFFF"/>
            <w:tcMar>
              <w:top w:w="72" w:type="dxa"/>
              <w:left w:w="144" w:type="dxa"/>
              <w:bottom w:w="72" w:type="dxa"/>
              <w:right w:w="144" w:type="dxa"/>
            </w:tcMar>
          </w:tcPr>
          <w:p w14:paraId="7329DC75" w14:textId="5162F064" w:rsidR="00D77E6C" w:rsidRDefault="00D77E6C">
            <w:pPr>
              <w:spacing w:after="0" w:line="240" w:lineRule="auto"/>
              <w:rPr>
                <w:sz w:val="20"/>
                <w:szCs w:val="20"/>
              </w:rPr>
            </w:pPr>
            <w:r>
              <w:rPr>
                <w:sz w:val="20"/>
                <w:szCs w:val="20"/>
              </w:rPr>
              <w:t>Red and Black</w:t>
            </w:r>
            <w:r w:rsidR="001103FC">
              <w:rPr>
                <w:sz w:val="20"/>
                <w:szCs w:val="20"/>
              </w:rPr>
              <w:t>:</w:t>
            </w:r>
            <w:r>
              <w:rPr>
                <w:sz w:val="20"/>
                <w:szCs w:val="20"/>
              </w:rPr>
              <w:t xml:space="preserve"> 2 m</w:t>
            </w:r>
            <w:r w:rsidR="001103FC">
              <w:rPr>
                <w:sz w:val="20"/>
                <w:szCs w:val="20"/>
              </w:rPr>
              <w:t xml:space="preserve"> each</w:t>
            </w:r>
          </w:p>
        </w:tc>
        <w:tc>
          <w:tcPr>
            <w:tcW w:w="1128" w:type="dxa"/>
            <w:gridSpan w:val="2"/>
            <w:shd w:val="clear" w:color="auto" w:fill="FFFFFF"/>
            <w:tcMar>
              <w:top w:w="72" w:type="dxa"/>
              <w:left w:w="144" w:type="dxa"/>
              <w:bottom w:w="72" w:type="dxa"/>
              <w:right w:w="144" w:type="dxa"/>
            </w:tcMar>
          </w:tcPr>
          <w:p w14:paraId="27FB76BB" w14:textId="3B8DE64F" w:rsidR="00D77E6C" w:rsidRDefault="001103FC">
            <w:pPr>
              <w:spacing w:after="0" w:line="240" w:lineRule="auto"/>
              <w:jc w:val="right"/>
              <w:rPr>
                <w:sz w:val="20"/>
                <w:szCs w:val="20"/>
              </w:rPr>
            </w:pPr>
            <w:r>
              <w:rPr>
                <w:sz w:val="20"/>
                <w:szCs w:val="20"/>
              </w:rPr>
              <w:t>100.00</w:t>
            </w:r>
          </w:p>
        </w:tc>
        <w:tc>
          <w:tcPr>
            <w:tcW w:w="675" w:type="dxa"/>
            <w:gridSpan w:val="2"/>
            <w:shd w:val="clear" w:color="auto" w:fill="FFFFFF"/>
            <w:tcMar>
              <w:top w:w="72" w:type="dxa"/>
              <w:left w:w="144" w:type="dxa"/>
              <w:bottom w:w="72" w:type="dxa"/>
              <w:right w:w="144" w:type="dxa"/>
            </w:tcMar>
            <w:vAlign w:val="center"/>
          </w:tcPr>
          <w:p w14:paraId="7506B215" w14:textId="1689BC96" w:rsidR="00D77E6C" w:rsidRDefault="001103FC">
            <w:pPr>
              <w:spacing w:after="0" w:line="240" w:lineRule="auto"/>
              <w:jc w:val="center"/>
              <w:rPr>
                <w:sz w:val="20"/>
                <w:szCs w:val="20"/>
              </w:rPr>
            </w:pPr>
            <w:r>
              <w:rPr>
                <w:sz w:val="20"/>
                <w:szCs w:val="20"/>
              </w:rPr>
              <w:t>1</w:t>
            </w:r>
          </w:p>
        </w:tc>
        <w:tc>
          <w:tcPr>
            <w:tcW w:w="1116" w:type="dxa"/>
            <w:gridSpan w:val="2"/>
            <w:shd w:val="clear" w:color="auto" w:fill="FFFFFF"/>
            <w:tcMar>
              <w:top w:w="6" w:type="dxa"/>
              <w:left w:w="6" w:type="dxa"/>
              <w:bottom w:w="0" w:type="dxa"/>
              <w:right w:w="6" w:type="dxa"/>
            </w:tcMar>
            <w:vAlign w:val="center"/>
          </w:tcPr>
          <w:p w14:paraId="1CEABAC7" w14:textId="4DEC34AE" w:rsidR="00D77E6C" w:rsidRDefault="001103FC">
            <w:pPr>
              <w:spacing w:after="0" w:line="240" w:lineRule="auto"/>
              <w:jc w:val="right"/>
              <w:rPr>
                <w:sz w:val="20"/>
                <w:szCs w:val="20"/>
              </w:rPr>
            </w:pPr>
            <w:r>
              <w:rPr>
                <w:sz w:val="20"/>
                <w:szCs w:val="20"/>
              </w:rPr>
              <w:t>100.00</w:t>
            </w:r>
          </w:p>
        </w:tc>
      </w:tr>
      <w:tr w:rsidR="00202E93" w14:paraId="6BE4E6EE" w14:textId="77777777">
        <w:trPr>
          <w:trHeight w:val="352"/>
          <w:jc w:val="center"/>
        </w:trPr>
        <w:tc>
          <w:tcPr>
            <w:tcW w:w="873" w:type="dxa"/>
            <w:shd w:val="clear" w:color="auto" w:fill="FFFFFF"/>
            <w:tcMar>
              <w:top w:w="72" w:type="dxa"/>
              <w:left w:w="144" w:type="dxa"/>
              <w:bottom w:w="72" w:type="dxa"/>
              <w:right w:w="144" w:type="dxa"/>
            </w:tcMar>
          </w:tcPr>
          <w:p w14:paraId="7B8A8654"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0C5050B6" w14:textId="77777777" w:rsidR="00202E93" w:rsidRDefault="007C18A2">
            <w:pPr>
              <w:spacing w:after="0" w:line="240" w:lineRule="auto"/>
              <w:rPr>
                <w:sz w:val="20"/>
                <w:szCs w:val="20"/>
              </w:rPr>
            </w:pPr>
            <w:bookmarkStart w:id="160" w:name="_heading=h.2w5ecyt" w:colFirst="0" w:colLast="0"/>
            <w:bookmarkEnd w:id="160"/>
            <w:r>
              <w:rPr>
                <w:sz w:val="20"/>
                <w:szCs w:val="20"/>
              </w:rPr>
              <w:t>Jumper wire</w:t>
            </w:r>
          </w:p>
        </w:tc>
        <w:tc>
          <w:tcPr>
            <w:tcW w:w="4153" w:type="dxa"/>
            <w:shd w:val="clear" w:color="auto" w:fill="FFFFFF"/>
            <w:tcMar>
              <w:top w:w="72" w:type="dxa"/>
              <w:left w:w="144" w:type="dxa"/>
              <w:bottom w:w="72" w:type="dxa"/>
              <w:right w:w="144" w:type="dxa"/>
            </w:tcMar>
          </w:tcPr>
          <w:p w14:paraId="003503E7" w14:textId="77777777" w:rsidR="00202E93" w:rsidRDefault="007C18A2">
            <w:pPr>
              <w:spacing w:after="0" w:line="240" w:lineRule="auto"/>
              <w:rPr>
                <w:sz w:val="20"/>
                <w:szCs w:val="20"/>
              </w:rPr>
            </w:pPr>
            <w:bookmarkStart w:id="161" w:name="_heading=h.1baon6m" w:colFirst="0" w:colLast="0"/>
            <w:bookmarkEnd w:id="161"/>
            <w:r>
              <w:rPr>
                <w:sz w:val="20"/>
                <w:szCs w:val="20"/>
              </w:rPr>
              <w:t>Male-Male Jumper Wire 40pcs Dupont</w:t>
            </w:r>
          </w:p>
        </w:tc>
        <w:tc>
          <w:tcPr>
            <w:tcW w:w="1128" w:type="dxa"/>
            <w:gridSpan w:val="2"/>
            <w:shd w:val="clear" w:color="auto" w:fill="FFFFFF"/>
            <w:tcMar>
              <w:top w:w="72" w:type="dxa"/>
              <w:left w:w="144" w:type="dxa"/>
              <w:bottom w:w="72" w:type="dxa"/>
              <w:right w:w="144" w:type="dxa"/>
            </w:tcMar>
          </w:tcPr>
          <w:p w14:paraId="0CE367B9" w14:textId="77777777" w:rsidR="00202E93" w:rsidRDefault="007C18A2">
            <w:pPr>
              <w:spacing w:after="0" w:line="240" w:lineRule="auto"/>
              <w:jc w:val="right"/>
              <w:rPr>
                <w:sz w:val="20"/>
                <w:szCs w:val="20"/>
              </w:rPr>
            </w:pPr>
            <w:bookmarkStart w:id="162" w:name="_heading=h.3vac5uf" w:colFirst="0" w:colLast="0"/>
            <w:bookmarkEnd w:id="162"/>
            <w:r>
              <w:rPr>
                <w:sz w:val="20"/>
                <w:szCs w:val="20"/>
              </w:rPr>
              <w:t>200.00</w:t>
            </w:r>
          </w:p>
        </w:tc>
        <w:tc>
          <w:tcPr>
            <w:tcW w:w="675" w:type="dxa"/>
            <w:gridSpan w:val="2"/>
            <w:shd w:val="clear" w:color="auto" w:fill="FFFFFF"/>
            <w:tcMar>
              <w:top w:w="72" w:type="dxa"/>
              <w:left w:w="144" w:type="dxa"/>
              <w:bottom w:w="72" w:type="dxa"/>
              <w:right w:w="144" w:type="dxa"/>
            </w:tcMar>
            <w:vAlign w:val="center"/>
          </w:tcPr>
          <w:p w14:paraId="0B0EDD88" w14:textId="77777777" w:rsidR="00202E93" w:rsidRDefault="007C18A2">
            <w:pPr>
              <w:spacing w:after="0" w:line="240" w:lineRule="auto"/>
              <w:jc w:val="center"/>
              <w:rPr>
                <w:sz w:val="20"/>
                <w:szCs w:val="20"/>
              </w:rPr>
            </w:pPr>
            <w:bookmarkStart w:id="163" w:name="_heading=h.2afmg28" w:colFirst="0" w:colLast="0"/>
            <w:bookmarkEnd w:id="163"/>
            <w:r>
              <w:rPr>
                <w:sz w:val="20"/>
                <w:szCs w:val="20"/>
              </w:rPr>
              <w:t>2</w:t>
            </w:r>
          </w:p>
        </w:tc>
        <w:tc>
          <w:tcPr>
            <w:tcW w:w="1116" w:type="dxa"/>
            <w:gridSpan w:val="2"/>
            <w:shd w:val="clear" w:color="auto" w:fill="FFFFFF"/>
            <w:tcMar>
              <w:top w:w="6" w:type="dxa"/>
              <w:left w:w="6" w:type="dxa"/>
              <w:bottom w:w="0" w:type="dxa"/>
              <w:right w:w="6" w:type="dxa"/>
            </w:tcMar>
            <w:vAlign w:val="center"/>
          </w:tcPr>
          <w:p w14:paraId="54556A89" w14:textId="77777777" w:rsidR="00202E93" w:rsidRDefault="007C18A2">
            <w:pPr>
              <w:spacing w:after="0" w:line="240" w:lineRule="auto"/>
              <w:jc w:val="right"/>
              <w:rPr>
                <w:sz w:val="20"/>
                <w:szCs w:val="20"/>
              </w:rPr>
            </w:pPr>
            <w:bookmarkStart w:id="164" w:name="_heading=h.pkwqa1" w:colFirst="0" w:colLast="0"/>
            <w:bookmarkEnd w:id="164"/>
            <w:r>
              <w:rPr>
                <w:sz w:val="20"/>
                <w:szCs w:val="20"/>
              </w:rPr>
              <w:t>400.00</w:t>
            </w:r>
          </w:p>
        </w:tc>
      </w:tr>
      <w:tr w:rsidR="00202E93" w14:paraId="0A9471AB" w14:textId="77777777">
        <w:trPr>
          <w:trHeight w:val="282"/>
          <w:jc w:val="center"/>
        </w:trPr>
        <w:tc>
          <w:tcPr>
            <w:tcW w:w="873" w:type="dxa"/>
            <w:shd w:val="clear" w:color="auto" w:fill="FFFFFF"/>
            <w:tcMar>
              <w:top w:w="72" w:type="dxa"/>
              <w:left w:w="144" w:type="dxa"/>
              <w:bottom w:w="72" w:type="dxa"/>
              <w:right w:w="144" w:type="dxa"/>
            </w:tcMar>
          </w:tcPr>
          <w:p w14:paraId="477C379D"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036E6552" w14:textId="77777777" w:rsidR="00202E93" w:rsidRDefault="007C18A2">
            <w:pPr>
              <w:spacing w:after="0" w:line="240" w:lineRule="auto"/>
              <w:rPr>
                <w:sz w:val="20"/>
                <w:szCs w:val="20"/>
              </w:rPr>
            </w:pPr>
            <w:bookmarkStart w:id="165" w:name="_heading=h.39kk8xu" w:colFirst="0" w:colLast="0"/>
            <w:bookmarkEnd w:id="165"/>
            <w:r>
              <w:rPr>
                <w:sz w:val="20"/>
                <w:szCs w:val="20"/>
              </w:rPr>
              <w:t>Jumper wire</w:t>
            </w:r>
          </w:p>
        </w:tc>
        <w:tc>
          <w:tcPr>
            <w:tcW w:w="4153" w:type="dxa"/>
            <w:shd w:val="clear" w:color="auto" w:fill="FFFFFF"/>
            <w:tcMar>
              <w:top w:w="72" w:type="dxa"/>
              <w:left w:w="144" w:type="dxa"/>
              <w:bottom w:w="72" w:type="dxa"/>
              <w:right w:w="144" w:type="dxa"/>
            </w:tcMar>
          </w:tcPr>
          <w:p w14:paraId="3D31A1C1" w14:textId="77777777" w:rsidR="00202E93" w:rsidRDefault="007C18A2">
            <w:pPr>
              <w:spacing w:after="0" w:line="240" w:lineRule="auto"/>
              <w:rPr>
                <w:sz w:val="20"/>
                <w:szCs w:val="20"/>
              </w:rPr>
            </w:pPr>
            <w:bookmarkStart w:id="166" w:name="_heading=h.1opuj5n" w:colFirst="0" w:colLast="0"/>
            <w:bookmarkEnd w:id="166"/>
            <w:r>
              <w:rPr>
                <w:sz w:val="20"/>
                <w:szCs w:val="20"/>
              </w:rPr>
              <w:t>Female-Male Jumper Wire 40pcs Dupont</w:t>
            </w:r>
          </w:p>
        </w:tc>
        <w:tc>
          <w:tcPr>
            <w:tcW w:w="1128" w:type="dxa"/>
            <w:gridSpan w:val="2"/>
            <w:shd w:val="clear" w:color="auto" w:fill="FFFFFF"/>
            <w:tcMar>
              <w:top w:w="72" w:type="dxa"/>
              <w:left w:w="144" w:type="dxa"/>
              <w:bottom w:w="72" w:type="dxa"/>
              <w:right w:w="144" w:type="dxa"/>
            </w:tcMar>
          </w:tcPr>
          <w:p w14:paraId="34172DF9" w14:textId="77777777" w:rsidR="00202E93" w:rsidRDefault="007C18A2">
            <w:pPr>
              <w:spacing w:after="0" w:line="240" w:lineRule="auto"/>
              <w:jc w:val="right"/>
              <w:rPr>
                <w:sz w:val="20"/>
                <w:szCs w:val="20"/>
              </w:rPr>
            </w:pPr>
            <w:bookmarkStart w:id="167" w:name="_heading=h.48pi1tg" w:colFirst="0" w:colLast="0"/>
            <w:bookmarkEnd w:id="167"/>
            <w:r>
              <w:rPr>
                <w:sz w:val="20"/>
                <w:szCs w:val="20"/>
              </w:rPr>
              <w:t>200.00</w:t>
            </w:r>
          </w:p>
        </w:tc>
        <w:tc>
          <w:tcPr>
            <w:tcW w:w="675" w:type="dxa"/>
            <w:gridSpan w:val="2"/>
            <w:shd w:val="clear" w:color="auto" w:fill="FFFFFF"/>
            <w:tcMar>
              <w:top w:w="72" w:type="dxa"/>
              <w:left w:w="144" w:type="dxa"/>
              <w:bottom w:w="72" w:type="dxa"/>
              <w:right w:w="144" w:type="dxa"/>
            </w:tcMar>
            <w:vAlign w:val="center"/>
          </w:tcPr>
          <w:p w14:paraId="784B8085" w14:textId="77777777" w:rsidR="00202E93" w:rsidRDefault="007C18A2">
            <w:pPr>
              <w:spacing w:after="0" w:line="240" w:lineRule="auto"/>
              <w:jc w:val="center"/>
              <w:rPr>
                <w:sz w:val="20"/>
                <w:szCs w:val="20"/>
              </w:rPr>
            </w:pPr>
            <w:bookmarkStart w:id="168" w:name="_heading=h.2nusc19" w:colFirst="0" w:colLast="0"/>
            <w:bookmarkEnd w:id="168"/>
            <w:r>
              <w:rPr>
                <w:sz w:val="20"/>
                <w:szCs w:val="20"/>
              </w:rPr>
              <w:t>2</w:t>
            </w:r>
          </w:p>
        </w:tc>
        <w:tc>
          <w:tcPr>
            <w:tcW w:w="1116" w:type="dxa"/>
            <w:gridSpan w:val="2"/>
            <w:shd w:val="clear" w:color="auto" w:fill="FFFFFF"/>
            <w:tcMar>
              <w:top w:w="6" w:type="dxa"/>
              <w:left w:w="6" w:type="dxa"/>
              <w:bottom w:w="0" w:type="dxa"/>
              <w:right w:w="6" w:type="dxa"/>
            </w:tcMar>
            <w:vAlign w:val="center"/>
          </w:tcPr>
          <w:p w14:paraId="038E7112" w14:textId="77777777" w:rsidR="00202E93" w:rsidRDefault="007C18A2">
            <w:pPr>
              <w:spacing w:after="0" w:line="240" w:lineRule="auto"/>
              <w:jc w:val="right"/>
              <w:rPr>
                <w:sz w:val="20"/>
                <w:szCs w:val="20"/>
              </w:rPr>
            </w:pPr>
            <w:bookmarkStart w:id="169" w:name="_heading=h.1302m92" w:colFirst="0" w:colLast="0"/>
            <w:bookmarkEnd w:id="169"/>
            <w:r>
              <w:rPr>
                <w:sz w:val="20"/>
                <w:szCs w:val="20"/>
              </w:rPr>
              <w:t>400.00</w:t>
            </w:r>
          </w:p>
        </w:tc>
      </w:tr>
      <w:tr w:rsidR="00202E93" w14:paraId="6D22877C" w14:textId="77777777">
        <w:trPr>
          <w:trHeight w:val="282"/>
          <w:jc w:val="center"/>
        </w:trPr>
        <w:tc>
          <w:tcPr>
            <w:tcW w:w="873" w:type="dxa"/>
            <w:shd w:val="clear" w:color="auto" w:fill="FFFFFF"/>
            <w:tcMar>
              <w:top w:w="72" w:type="dxa"/>
              <w:left w:w="144" w:type="dxa"/>
              <w:bottom w:w="72" w:type="dxa"/>
              <w:right w:w="144" w:type="dxa"/>
            </w:tcMar>
          </w:tcPr>
          <w:p w14:paraId="7BD97473"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60555CFB" w14:textId="77777777" w:rsidR="00202E93" w:rsidRDefault="007C18A2">
            <w:pPr>
              <w:spacing w:after="0" w:line="240" w:lineRule="auto"/>
              <w:rPr>
                <w:sz w:val="20"/>
                <w:szCs w:val="20"/>
              </w:rPr>
            </w:pPr>
            <w:bookmarkStart w:id="170" w:name="_heading=h.3mzq4wv" w:colFirst="0" w:colLast="0"/>
            <w:bookmarkEnd w:id="170"/>
            <w:r>
              <w:rPr>
                <w:sz w:val="20"/>
                <w:szCs w:val="20"/>
              </w:rPr>
              <w:t>Glue stick</w:t>
            </w:r>
          </w:p>
        </w:tc>
        <w:tc>
          <w:tcPr>
            <w:tcW w:w="4153" w:type="dxa"/>
            <w:shd w:val="clear" w:color="auto" w:fill="FFFFFF"/>
            <w:tcMar>
              <w:top w:w="72" w:type="dxa"/>
              <w:left w:w="144" w:type="dxa"/>
              <w:bottom w:w="72" w:type="dxa"/>
              <w:right w:w="144" w:type="dxa"/>
            </w:tcMar>
          </w:tcPr>
          <w:p w14:paraId="45DCF71A" w14:textId="77777777" w:rsidR="00202E93" w:rsidRDefault="007C18A2">
            <w:pPr>
              <w:spacing w:after="0" w:line="240" w:lineRule="auto"/>
              <w:rPr>
                <w:sz w:val="20"/>
                <w:szCs w:val="20"/>
              </w:rPr>
            </w:pPr>
            <w:bookmarkStart w:id="171" w:name="_heading=h.2250f4o" w:colFirst="0" w:colLast="0"/>
            <w:bookmarkEnd w:id="171"/>
            <w:r>
              <w:rPr>
                <w:sz w:val="20"/>
                <w:szCs w:val="20"/>
              </w:rPr>
              <w:t>11mm Hot Melt Glue Stick Rod</w:t>
            </w:r>
          </w:p>
        </w:tc>
        <w:tc>
          <w:tcPr>
            <w:tcW w:w="1128" w:type="dxa"/>
            <w:gridSpan w:val="2"/>
            <w:shd w:val="clear" w:color="auto" w:fill="FFFFFF"/>
            <w:tcMar>
              <w:top w:w="72" w:type="dxa"/>
              <w:left w:w="144" w:type="dxa"/>
              <w:bottom w:w="72" w:type="dxa"/>
              <w:right w:w="144" w:type="dxa"/>
            </w:tcMar>
          </w:tcPr>
          <w:p w14:paraId="49008C31" w14:textId="678027EB" w:rsidR="00202E93" w:rsidRDefault="00D77E6C">
            <w:pPr>
              <w:spacing w:after="0" w:line="240" w:lineRule="auto"/>
              <w:jc w:val="right"/>
              <w:rPr>
                <w:sz w:val="20"/>
                <w:szCs w:val="20"/>
              </w:rPr>
            </w:pPr>
            <w:bookmarkStart w:id="172" w:name="_heading=h.haapch" w:colFirst="0" w:colLast="0"/>
            <w:bookmarkEnd w:id="172"/>
            <w:r>
              <w:rPr>
                <w:sz w:val="20"/>
                <w:szCs w:val="20"/>
              </w:rPr>
              <w:t>350.00</w:t>
            </w:r>
          </w:p>
        </w:tc>
        <w:tc>
          <w:tcPr>
            <w:tcW w:w="675" w:type="dxa"/>
            <w:gridSpan w:val="2"/>
            <w:shd w:val="clear" w:color="auto" w:fill="FFFFFF"/>
            <w:tcMar>
              <w:top w:w="72" w:type="dxa"/>
              <w:left w:w="144" w:type="dxa"/>
              <w:bottom w:w="72" w:type="dxa"/>
              <w:right w:w="144" w:type="dxa"/>
            </w:tcMar>
            <w:vAlign w:val="center"/>
          </w:tcPr>
          <w:p w14:paraId="350F1549" w14:textId="6CA485F5" w:rsidR="00202E93" w:rsidRDefault="00D77E6C">
            <w:pPr>
              <w:spacing w:after="0" w:line="240" w:lineRule="auto"/>
              <w:jc w:val="center"/>
              <w:rPr>
                <w:sz w:val="20"/>
                <w:szCs w:val="20"/>
              </w:rPr>
            </w:pPr>
            <w:bookmarkStart w:id="173" w:name="_heading=h.319y80a" w:colFirst="0" w:colLast="0"/>
            <w:bookmarkEnd w:id="173"/>
            <w:r>
              <w:rPr>
                <w:sz w:val="20"/>
                <w:szCs w:val="20"/>
              </w:rPr>
              <w:t>6</w:t>
            </w:r>
          </w:p>
        </w:tc>
        <w:tc>
          <w:tcPr>
            <w:tcW w:w="1116" w:type="dxa"/>
            <w:gridSpan w:val="2"/>
            <w:shd w:val="clear" w:color="auto" w:fill="FFFFFF"/>
            <w:tcMar>
              <w:top w:w="6" w:type="dxa"/>
              <w:left w:w="6" w:type="dxa"/>
              <w:bottom w:w="0" w:type="dxa"/>
              <w:right w:w="6" w:type="dxa"/>
            </w:tcMar>
            <w:vAlign w:val="center"/>
          </w:tcPr>
          <w:p w14:paraId="1EB05110" w14:textId="77777777" w:rsidR="00202E93" w:rsidRDefault="007C18A2">
            <w:pPr>
              <w:spacing w:after="0" w:line="240" w:lineRule="auto"/>
              <w:jc w:val="right"/>
              <w:rPr>
                <w:sz w:val="20"/>
                <w:szCs w:val="20"/>
              </w:rPr>
            </w:pPr>
            <w:bookmarkStart w:id="174" w:name="_heading=h.1gf8i83" w:colFirst="0" w:colLast="0"/>
            <w:bookmarkEnd w:id="174"/>
            <w:r>
              <w:rPr>
                <w:sz w:val="20"/>
                <w:szCs w:val="20"/>
              </w:rPr>
              <w:t>800.00</w:t>
            </w:r>
          </w:p>
        </w:tc>
      </w:tr>
      <w:tr w:rsidR="00202E93" w14:paraId="35FD5C0F" w14:textId="77777777">
        <w:trPr>
          <w:trHeight w:val="282"/>
          <w:jc w:val="center"/>
        </w:trPr>
        <w:tc>
          <w:tcPr>
            <w:tcW w:w="873" w:type="dxa"/>
            <w:shd w:val="clear" w:color="auto" w:fill="FFFFFF"/>
            <w:tcMar>
              <w:top w:w="72" w:type="dxa"/>
              <w:left w:w="144" w:type="dxa"/>
              <w:bottom w:w="72" w:type="dxa"/>
              <w:right w:w="144" w:type="dxa"/>
            </w:tcMar>
          </w:tcPr>
          <w:p w14:paraId="60B4947C"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0AB13D61" w14:textId="4123DDF5" w:rsidR="00202E93" w:rsidRDefault="00D77E6C">
            <w:pPr>
              <w:spacing w:after="0" w:line="240" w:lineRule="auto"/>
              <w:jc w:val="left"/>
              <w:rPr>
                <w:sz w:val="20"/>
                <w:szCs w:val="20"/>
              </w:rPr>
            </w:pPr>
            <w:bookmarkStart w:id="175" w:name="_heading=h.40ew0vw" w:colFirst="0" w:colLast="0"/>
            <w:bookmarkEnd w:id="175"/>
            <w:r>
              <w:rPr>
                <w:sz w:val="20"/>
                <w:szCs w:val="20"/>
              </w:rPr>
              <w:t>LED</w:t>
            </w:r>
          </w:p>
        </w:tc>
        <w:tc>
          <w:tcPr>
            <w:tcW w:w="4153" w:type="dxa"/>
            <w:shd w:val="clear" w:color="auto" w:fill="FFFFFF"/>
            <w:tcMar>
              <w:top w:w="72" w:type="dxa"/>
              <w:left w:w="144" w:type="dxa"/>
              <w:bottom w:w="72" w:type="dxa"/>
              <w:right w:w="144" w:type="dxa"/>
            </w:tcMar>
          </w:tcPr>
          <w:p w14:paraId="4C8C6E08" w14:textId="7AE33587" w:rsidR="00202E93" w:rsidRDefault="00202E93">
            <w:pPr>
              <w:spacing w:after="0" w:line="240" w:lineRule="auto"/>
              <w:rPr>
                <w:sz w:val="20"/>
                <w:szCs w:val="20"/>
              </w:rPr>
            </w:pPr>
            <w:bookmarkStart w:id="176" w:name="_heading=h.2fk6b3p" w:colFirst="0" w:colLast="0"/>
            <w:bookmarkEnd w:id="176"/>
          </w:p>
        </w:tc>
        <w:tc>
          <w:tcPr>
            <w:tcW w:w="1128" w:type="dxa"/>
            <w:gridSpan w:val="2"/>
            <w:shd w:val="clear" w:color="auto" w:fill="FFFFFF"/>
            <w:tcMar>
              <w:top w:w="72" w:type="dxa"/>
              <w:left w:w="144" w:type="dxa"/>
              <w:bottom w:w="72" w:type="dxa"/>
              <w:right w:w="144" w:type="dxa"/>
            </w:tcMar>
          </w:tcPr>
          <w:p w14:paraId="426600CC" w14:textId="0E336BFF" w:rsidR="00202E93" w:rsidRDefault="00D77E6C">
            <w:pPr>
              <w:spacing w:after="0" w:line="240" w:lineRule="auto"/>
              <w:jc w:val="right"/>
              <w:rPr>
                <w:sz w:val="20"/>
                <w:szCs w:val="20"/>
              </w:rPr>
            </w:pPr>
            <w:bookmarkStart w:id="177" w:name="_heading=h.upglbi" w:colFirst="0" w:colLast="0"/>
            <w:bookmarkEnd w:id="177"/>
            <w:r>
              <w:rPr>
                <w:sz w:val="20"/>
                <w:szCs w:val="20"/>
              </w:rPr>
              <w:t>10.00</w:t>
            </w:r>
          </w:p>
        </w:tc>
        <w:tc>
          <w:tcPr>
            <w:tcW w:w="675" w:type="dxa"/>
            <w:gridSpan w:val="2"/>
            <w:shd w:val="clear" w:color="auto" w:fill="FFFFFF"/>
            <w:tcMar>
              <w:top w:w="72" w:type="dxa"/>
              <w:left w:w="144" w:type="dxa"/>
              <w:bottom w:w="72" w:type="dxa"/>
              <w:right w:w="144" w:type="dxa"/>
            </w:tcMar>
            <w:vAlign w:val="center"/>
          </w:tcPr>
          <w:p w14:paraId="5E396E6B" w14:textId="77777777" w:rsidR="00202E93" w:rsidRDefault="007C18A2">
            <w:pPr>
              <w:spacing w:after="0" w:line="240" w:lineRule="auto"/>
              <w:jc w:val="center"/>
              <w:rPr>
                <w:sz w:val="20"/>
                <w:szCs w:val="20"/>
              </w:rPr>
            </w:pPr>
            <w:bookmarkStart w:id="178" w:name="_heading=h.3ep43zb" w:colFirst="0" w:colLast="0"/>
            <w:bookmarkEnd w:id="178"/>
            <w:r>
              <w:rPr>
                <w:sz w:val="20"/>
                <w:szCs w:val="20"/>
              </w:rPr>
              <w:t>1</w:t>
            </w:r>
          </w:p>
        </w:tc>
        <w:tc>
          <w:tcPr>
            <w:tcW w:w="1116" w:type="dxa"/>
            <w:gridSpan w:val="2"/>
            <w:shd w:val="clear" w:color="auto" w:fill="FFFFFF"/>
            <w:tcMar>
              <w:top w:w="6" w:type="dxa"/>
              <w:left w:w="6" w:type="dxa"/>
              <w:bottom w:w="0" w:type="dxa"/>
              <w:right w:w="6" w:type="dxa"/>
            </w:tcMar>
            <w:vAlign w:val="center"/>
          </w:tcPr>
          <w:p w14:paraId="5C4DF6AE" w14:textId="098AF614" w:rsidR="00202E93" w:rsidRDefault="00D77E6C">
            <w:pPr>
              <w:spacing w:after="0" w:line="240" w:lineRule="auto"/>
              <w:jc w:val="right"/>
              <w:rPr>
                <w:sz w:val="20"/>
                <w:szCs w:val="20"/>
              </w:rPr>
            </w:pPr>
            <w:bookmarkStart w:id="179" w:name="_heading=h.1tuee74" w:colFirst="0" w:colLast="0"/>
            <w:bookmarkEnd w:id="179"/>
            <w:r>
              <w:rPr>
                <w:sz w:val="20"/>
                <w:szCs w:val="20"/>
              </w:rPr>
              <w:t>20</w:t>
            </w:r>
            <w:r w:rsidR="007C18A2">
              <w:rPr>
                <w:sz w:val="20"/>
                <w:szCs w:val="20"/>
              </w:rPr>
              <w:t>.00</w:t>
            </w:r>
          </w:p>
        </w:tc>
      </w:tr>
      <w:tr w:rsidR="00202E93" w14:paraId="1C46AE05" w14:textId="77777777">
        <w:trPr>
          <w:trHeight w:val="282"/>
          <w:jc w:val="center"/>
        </w:trPr>
        <w:tc>
          <w:tcPr>
            <w:tcW w:w="873" w:type="dxa"/>
            <w:shd w:val="clear" w:color="auto" w:fill="FFFFFF"/>
            <w:tcMar>
              <w:top w:w="72" w:type="dxa"/>
              <w:left w:w="144" w:type="dxa"/>
              <w:bottom w:w="72" w:type="dxa"/>
              <w:right w:w="144" w:type="dxa"/>
            </w:tcMar>
          </w:tcPr>
          <w:p w14:paraId="53C18609"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423FF843" w14:textId="77777777" w:rsidR="00202E93" w:rsidRDefault="007C18A2">
            <w:pPr>
              <w:spacing w:after="0" w:line="240" w:lineRule="auto"/>
              <w:jc w:val="left"/>
              <w:rPr>
                <w:sz w:val="20"/>
                <w:szCs w:val="20"/>
              </w:rPr>
            </w:pPr>
            <w:bookmarkStart w:id="180" w:name="_heading=h.4du1wux" w:colFirst="0" w:colLast="0"/>
            <w:bookmarkEnd w:id="180"/>
            <w:r>
              <w:rPr>
                <w:sz w:val="20"/>
                <w:szCs w:val="20"/>
              </w:rPr>
              <w:t>AC power supply</w:t>
            </w:r>
          </w:p>
        </w:tc>
        <w:tc>
          <w:tcPr>
            <w:tcW w:w="4153" w:type="dxa"/>
            <w:shd w:val="clear" w:color="auto" w:fill="FFFFFF"/>
            <w:tcMar>
              <w:top w:w="72" w:type="dxa"/>
              <w:left w:w="144" w:type="dxa"/>
              <w:bottom w:w="72" w:type="dxa"/>
              <w:right w:w="144" w:type="dxa"/>
            </w:tcMar>
          </w:tcPr>
          <w:p w14:paraId="2B23F8E2" w14:textId="77777777" w:rsidR="00202E93" w:rsidRDefault="007C18A2">
            <w:pPr>
              <w:spacing w:after="0" w:line="240" w:lineRule="auto"/>
              <w:rPr>
                <w:sz w:val="20"/>
                <w:szCs w:val="20"/>
              </w:rPr>
            </w:pPr>
            <w:bookmarkStart w:id="181" w:name="_heading=h.2szc72q" w:colFirst="0" w:colLast="0"/>
            <w:bookmarkEnd w:id="181"/>
            <w:r>
              <w:rPr>
                <w:sz w:val="20"/>
                <w:szCs w:val="20"/>
              </w:rPr>
              <w:t>AC 220V TO DC 12V 5A Transformer Power Supply</w:t>
            </w:r>
          </w:p>
        </w:tc>
        <w:tc>
          <w:tcPr>
            <w:tcW w:w="1128" w:type="dxa"/>
            <w:gridSpan w:val="2"/>
            <w:shd w:val="clear" w:color="auto" w:fill="FFFFFF"/>
            <w:tcMar>
              <w:top w:w="72" w:type="dxa"/>
              <w:left w:w="144" w:type="dxa"/>
              <w:bottom w:w="72" w:type="dxa"/>
              <w:right w:w="144" w:type="dxa"/>
            </w:tcMar>
          </w:tcPr>
          <w:p w14:paraId="1E0FC813" w14:textId="77777777" w:rsidR="00202E93" w:rsidRDefault="007C18A2">
            <w:pPr>
              <w:spacing w:after="0" w:line="240" w:lineRule="auto"/>
              <w:jc w:val="right"/>
              <w:rPr>
                <w:sz w:val="20"/>
                <w:szCs w:val="20"/>
              </w:rPr>
            </w:pPr>
            <w:bookmarkStart w:id="182" w:name="_heading=h.184mhaj" w:colFirst="0" w:colLast="0"/>
            <w:bookmarkEnd w:id="182"/>
            <w:r>
              <w:rPr>
                <w:sz w:val="20"/>
                <w:szCs w:val="20"/>
              </w:rPr>
              <w:t>2,200.00</w:t>
            </w:r>
          </w:p>
        </w:tc>
        <w:tc>
          <w:tcPr>
            <w:tcW w:w="675" w:type="dxa"/>
            <w:gridSpan w:val="2"/>
            <w:shd w:val="clear" w:color="auto" w:fill="FFFFFF"/>
            <w:tcMar>
              <w:top w:w="72" w:type="dxa"/>
              <w:left w:w="144" w:type="dxa"/>
              <w:bottom w:w="72" w:type="dxa"/>
              <w:right w:w="144" w:type="dxa"/>
            </w:tcMar>
            <w:vAlign w:val="center"/>
          </w:tcPr>
          <w:p w14:paraId="5E7B4FCD" w14:textId="77777777" w:rsidR="00202E93" w:rsidRDefault="007C18A2">
            <w:pPr>
              <w:spacing w:after="0" w:line="240" w:lineRule="auto"/>
              <w:jc w:val="center"/>
              <w:rPr>
                <w:sz w:val="20"/>
                <w:szCs w:val="20"/>
              </w:rPr>
            </w:pPr>
            <w:bookmarkStart w:id="183" w:name="_heading=h.3s49zyc" w:colFirst="0" w:colLast="0"/>
            <w:bookmarkEnd w:id="183"/>
            <w:r>
              <w:rPr>
                <w:sz w:val="20"/>
                <w:szCs w:val="20"/>
              </w:rPr>
              <w:t>1</w:t>
            </w:r>
          </w:p>
        </w:tc>
        <w:tc>
          <w:tcPr>
            <w:tcW w:w="1116" w:type="dxa"/>
            <w:gridSpan w:val="2"/>
            <w:shd w:val="clear" w:color="auto" w:fill="FFFFFF"/>
            <w:tcMar>
              <w:top w:w="6" w:type="dxa"/>
              <w:left w:w="6" w:type="dxa"/>
              <w:bottom w:w="0" w:type="dxa"/>
              <w:right w:w="6" w:type="dxa"/>
            </w:tcMar>
            <w:vAlign w:val="center"/>
          </w:tcPr>
          <w:p w14:paraId="3BB14F94" w14:textId="77777777" w:rsidR="00202E93" w:rsidRDefault="007C18A2">
            <w:pPr>
              <w:spacing w:after="0" w:line="240" w:lineRule="auto"/>
              <w:jc w:val="right"/>
              <w:rPr>
                <w:sz w:val="20"/>
                <w:szCs w:val="20"/>
              </w:rPr>
            </w:pPr>
            <w:bookmarkStart w:id="184" w:name="_heading=h.279ka65" w:colFirst="0" w:colLast="0"/>
            <w:bookmarkEnd w:id="184"/>
            <w:r>
              <w:rPr>
                <w:sz w:val="20"/>
                <w:szCs w:val="20"/>
              </w:rPr>
              <w:t>2,200.00</w:t>
            </w:r>
          </w:p>
        </w:tc>
      </w:tr>
      <w:tr w:rsidR="00202E93" w14:paraId="5D8F95C7" w14:textId="77777777">
        <w:trPr>
          <w:trHeight w:val="282"/>
          <w:jc w:val="center"/>
        </w:trPr>
        <w:tc>
          <w:tcPr>
            <w:tcW w:w="873" w:type="dxa"/>
            <w:shd w:val="clear" w:color="auto" w:fill="FFFFFF"/>
            <w:tcMar>
              <w:top w:w="72" w:type="dxa"/>
              <w:left w:w="144" w:type="dxa"/>
              <w:bottom w:w="72" w:type="dxa"/>
              <w:right w:w="144" w:type="dxa"/>
            </w:tcMar>
          </w:tcPr>
          <w:p w14:paraId="5E8EB3B5"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239101F2" w14:textId="77777777" w:rsidR="00202E93" w:rsidRDefault="007C18A2">
            <w:pPr>
              <w:spacing w:after="0" w:line="240" w:lineRule="auto"/>
              <w:jc w:val="left"/>
              <w:rPr>
                <w:sz w:val="20"/>
                <w:szCs w:val="20"/>
              </w:rPr>
            </w:pPr>
            <w:bookmarkStart w:id="185" w:name="_heading=h.meukdy" w:colFirst="0" w:colLast="0"/>
            <w:bookmarkEnd w:id="185"/>
            <w:r>
              <w:rPr>
                <w:sz w:val="20"/>
                <w:szCs w:val="20"/>
              </w:rPr>
              <w:t>Electronic cables</w:t>
            </w:r>
          </w:p>
        </w:tc>
        <w:tc>
          <w:tcPr>
            <w:tcW w:w="4153" w:type="dxa"/>
            <w:shd w:val="clear" w:color="auto" w:fill="FFFFFF"/>
            <w:tcMar>
              <w:top w:w="72" w:type="dxa"/>
              <w:left w:w="144" w:type="dxa"/>
              <w:bottom w:w="72" w:type="dxa"/>
              <w:right w:w="144" w:type="dxa"/>
            </w:tcMar>
          </w:tcPr>
          <w:p w14:paraId="0D045691" w14:textId="77777777" w:rsidR="00202E93" w:rsidRDefault="007C18A2">
            <w:pPr>
              <w:spacing w:after="0" w:line="240" w:lineRule="auto"/>
              <w:rPr>
                <w:sz w:val="20"/>
                <w:szCs w:val="20"/>
              </w:rPr>
            </w:pPr>
            <w:bookmarkStart w:id="186" w:name="_heading=h.36ei31r" w:colFirst="0" w:colLast="0"/>
            <w:bookmarkEnd w:id="186"/>
            <w:r>
              <w:rPr>
                <w:sz w:val="20"/>
                <w:szCs w:val="20"/>
              </w:rPr>
              <w:t>1.5 mm electronic cables (red, black, and blue)</w:t>
            </w:r>
          </w:p>
        </w:tc>
        <w:tc>
          <w:tcPr>
            <w:tcW w:w="1128" w:type="dxa"/>
            <w:gridSpan w:val="2"/>
            <w:shd w:val="clear" w:color="auto" w:fill="FFFFFF"/>
            <w:tcMar>
              <w:top w:w="72" w:type="dxa"/>
              <w:left w:w="144" w:type="dxa"/>
              <w:bottom w:w="72" w:type="dxa"/>
              <w:right w:w="144" w:type="dxa"/>
            </w:tcMar>
          </w:tcPr>
          <w:p w14:paraId="7A79AE3F" w14:textId="3A19CB60" w:rsidR="00202E93" w:rsidRDefault="000561B3">
            <w:pPr>
              <w:spacing w:after="0" w:line="240" w:lineRule="auto"/>
              <w:jc w:val="right"/>
              <w:rPr>
                <w:sz w:val="20"/>
                <w:szCs w:val="20"/>
              </w:rPr>
            </w:pPr>
            <w:bookmarkStart w:id="187" w:name="_heading=h.1ljsd9k" w:colFirst="0" w:colLast="0"/>
            <w:bookmarkEnd w:id="187"/>
            <w:r>
              <w:rPr>
                <w:sz w:val="20"/>
                <w:szCs w:val="20"/>
              </w:rPr>
              <w:t>300.00</w:t>
            </w:r>
          </w:p>
        </w:tc>
        <w:tc>
          <w:tcPr>
            <w:tcW w:w="675" w:type="dxa"/>
            <w:gridSpan w:val="2"/>
            <w:shd w:val="clear" w:color="auto" w:fill="FFFFFF"/>
            <w:tcMar>
              <w:top w:w="72" w:type="dxa"/>
              <w:left w:w="144" w:type="dxa"/>
              <w:bottom w:w="72" w:type="dxa"/>
              <w:right w:w="144" w:type="dxa"/>
            </w:tcMar>
            <w:vAlign w:val="center"/>
          </w:tcPr>
          <w:p w14:paraId="291EA238" w14:textId="77777777" w:rsidR="00202E93" w:rsidRDefault="007C18A2">
            <w:pPr>
              <w:spacing w:after="0" w:line="240" w:lineRule="auto"/>
              <w:jc w:val="center"/>
              <w:rPr>
                <w:sz w:val="20"/>
                <w:szCs w:val="20"/>
              </w:rPr>
            </w:pPr>
            <w:bookmarkStart w:id="188" w:name="_heading=h.45jfvxd" w:colFirst="0" w:colLast="0"/>
            <w:bookmarkEnd w:id="188"/>
            <w:r>
              <w:rPr>
                <w:sz w:val="20"/>
                <w:szCs w:val="20"/>
              </w:rPr>
              <w:t>1</w:t>
            </w:r>
          </w:p>
        </w:tc>
        <w:tc>
          <w:tcPr>
            <w:tcW w:w="1116" w:type="dxa"/>
            <w:gridSpan w:val="2"/>
            <w:shd w:val="clear" w:color="auto" w:fill="FFFFFF"/>
            <w:tcMar>
              <w:top w:w="6" w:type="dxa"/>
              <w:left w:w="6" w:type="dxa"/>
              <w:bottom w:w="0" w:type="dxa"/>
              <w:right w:w="6" w:type="dxa"/>
            </w:tcMar>
            <w:vAlign w:val="center"/>
          </w:tcPr>
          <w:p w14:paraId="17421796" w14:textId="42897A04" w:rsidR="00202E93" w:rsidRDefault="000561B3">
            <w:pPr>
              <w:spacing w:after="0" w:line="240" w:lineRule="auto"/>
              <w:jc w:val="right"/>
              <w:rPr>
                <w:sz w:val="20"/>
                <w:szCs w:val="20"/>
              </w:rPr>
            </w:pPr>
            <w:bookmarkStart w:id="189" w:name="_heading=h.2koq656" w:colFirst="0" w:colLast="0"/>
            <w:bookmarkEnd w:id="189"/>
            <w:r>
              <w:rPr>
                <w:sz w:val="20"/>
                <w:szCs w:val="20"/>
              </w:rPr>
              <w:t>300</w:t>
            </w:r>
            <w:r w:rsidR="007C18A2">
              <w:rPr>
                <w:sz w:val="20"/>
                <w:szCs w:val="20"/>
              </w:rPr>
              <w:t>.00</w:t>
            </w:r>
          </w:p>
        </w:tc>
      </w:tr>
      <w:tr w:rsidR="00202E93" w14:paraId="3A187E29" w14:textId="77777777">
        <w:trPr>
          <w:trHeight w:val="18"/>
          <w:jc w:val="center"/>
        </w:trPr>
        <w:tc>
          <w:tcPr>
            <w:tcW w:w="873" w:type="dxa"/>
            <w:shd w:val="clear" w:color="auto" w:fill="FFFFFF"/>
            <w:tcMar>
              <w:top w:w="72" w:type="dxa"/>
              <w:left w:w="144" w:type="dxa"/>
              <w:bottom w:w="72" w:type="dxa"/>
              <w:right w:w="144" w:type="dxa"/>
            </w:tcMar>
          </w:tcPr>
          <w:p w14:paraId="53C77F31" w14:textId="77777777" w:rsidR="00202E93" w:rsidRDefault="00202E93">
            <w:pPr>
              <w:numPr>
                <w:ilvl w:val="0"/>
                <w:numId w:val="2"/>
              </w:numPr>
              <w:pBdr>
                <w:top w:val="nil"/>
                <w:left w:val="nil"/>
                <w:bottom w:val="nil"/>
                <w:right w:val="nil"/>
                <w:between w:val="nil"/>
              </w:pBdr>
              <w:spacing w:after="0" w:line="240" w:lineRule="auto"/>
              <w:jc w:val="left"/>
              <w:rPr>
                <w:b/>
                <w:color w:val="000000"/>
                <w:sz w:val="20"/>
                <w:szCs w:val="20"/>
              </w:rPr>
            </w:pPr>
          </w:p>
        </w:tc>
        <w:tc>
          <w:tcPr>
            <w:tcW w:w="1797" w:type="dxa"/>
            <w:shd w:val="clear" w:color="auto" w:fill="FFFFFF"/>
            <w:tcMar>
              <w:top w:w="72" w:type="dxa"/>
              <w:left w:w="144" w:type="dxa"/>
              <w:bottom w:w="72" w:type="dxa"/>
              <w:right w:w="144" w:type="dxa"/>
            </w:tcMar>
          </w:tcPr>
          <w:p w14:paraId="27674DF9" w14:textId="77777777" w:rsidR="00202E93" w:rsidRDefault="007C18A2">
            <w:pPr>
              <w:spacing w:after="0" w:line="240" w:lineRule="auto"/>
              <w:jc w:val="left"/>
              <w:rPr>
                <w:sz w:val="20"/>
                <w:szCs w:val="20"/>
              </w:rPr>
            </w:pPr>
            <w:bookmarkStart w:id="190" w:name="_heading=h.1d96cc0" w:colFirst="0" w:colLast="0"/>
            <w:bookmarkEnd w:id="190"/>
            <w:r>
              <w:rPr>
                <w:sz w:val="20"/>
                <w:szCs w:val="20"/>
              </w:rPr>
              <w:t>Buzzer/Alarm</w:t>
            </w:r>
          </w:p>
        </w:tc>
        <w:tc>
          <w:tcPr>
            <w:tcW w:w="4153" w:type="dxa"/>
            <w:shd w:val="clear" w:color="auto" w:fill="FFFFFF"/>
            <w:tcMar>
              <w:top w:w="72" w:type="dxa"/>
              <w:left w:w="144" w:type="dxa"/>
              <w:bottom w:w="72" w:type="dxa"/>
              <w:right w:w="144" w:type="dxa"/>
            </w:tcMar>
          </w:tcPr>
          <w:p w14:paraId="412714C3" w14:textId="77777777" w:rsidR="00202E93" w:rsidRDefault="007C18A2">
            <w:pPr>
              <w:spacing w:after="0" w:line="240" w:lineRule="auto"/>
              <w:rPr>
                <w:sz w:val="20"/>
                <w:szCs w:val="20"/>
              </w:rPr>
            </w:pPr>
            <w:bookmarkStart w:id="191" w:name="_heading=h.3x8tuzt" w:colFirst="0" w:colLast="0"/>
            <w:bookmarkEnd w:id="191"/>
            <w:r>
              <w:rPr>
                <w:sz w:val="20"/>
                <w:szCs w:val="20"/>
              </w:rPr>
              <w:t>Piezo Buzzer</w:t>
            </w:r>
          </w:p>
        </w:tc>
        <w:tc>
          <w:tcPr>
            <w:tcW w:w="1128" w:type="dxa"/>
            <w:gridSpan w:val="2"/>
            <w:shd w:val="clear" w:color="auto" w:fill="FFFFFF"/>
            <w:tcMar>
              <w:top w:w="72" w:type="dxa"/>
              <w:left w:w="144" w:type="dxa"/>
              <w:bottom w:w="72" w:type="dxa"/>
              <w:right w:w="144" w:type="dxa"/>
            </w:tcMar>
          </w:tcPr>
          <w:p w14:paraId="13544560" w14:textId="77777777" w:rsidR="00202E93" w:rsidRDefault="007C18A2">
            <w:pPr>
              <w:spacing w:after="0" w:line="240" w:lineRule="auto"/>
              <w:jc w:val="right"/>
              <w:rPr>
                <w:sz w:val="20"/>
                <w:szCs w:val="20"/>
              </w:rPr>
            </w:pPr>
            <w:bookmarkStart w:id="192" w:name="_heading=h.2ce457m" w:colFirst="0" w:colLast="0"/>
            <w:bookmarkEnd w:id="192"/>
            <w:r>
              <w:rPr>
                <w:sz w:val="20"/>
                <w:szCs w:val="20"/>
              </w:rPr>
              <w:t>140.00</w:t>
            </w:r>
          </w:p>
        </w:tc>
        <w:tc>
          <w:tcPr>
            <w:tcW w:w="675" w:type="dxa"/>
            <w:gridSpan w:val="2"/>
            <w:shd w:val="clear" w:color="auto" w:fill="FFFFFF"/>
            <w:tcMar>
              <w:top w:w="72" w:type="dxa"/>
              <w:left w:w="144" w:type="dxa"/>
              <w:bottom w:w="72" w:type="dxa"/>
              <w:right w:w="144" w:type="dxa"/>
            </w:tcMar>
            <w:vAlign w:val="center"/>
          </w:tcPr>
          <w:p w14:paraId="22F620C2" w14:textId="77777777" w:rsidR="00202E93" w:rsidRDefault="007C18A2">
            <w:pPr>
              <w:spacing w:after="0" w:line="240" w:lineRule="auto"/>
              <w:jc w:val="center"/>
              <w:rPr>
                <w:sz w:val="20"/>
                <w:szCs w:val="20"/>
              </w:rPr>
            </w:pPr>
            <w:bookmarkStart w:id="193" w:name="_heading=h.rjefff" w:colFirst="0" w:colLast="0"/>
            <w:bookmarkEnd w:id="193"/>
            <w:r>
              <w:rPr>
                <w:sz w:val="20"/>
                <w:szCs w:val="20"/>
              </w:rPr>
              <w:t>3</w:t>
            </w:r>
          </w:p>
        </w:tc>
        <w:tc>
          <w:tcPr>
            <w:tcW w:w="1116" w:type="dxa"/>
            <w:gridSpan w:val="2"/>
            <w:shd w:val="clear" w:color="auto" w:fill="FFFFFF"/>
            <w:tcMar>
              <w:top w:w="6" w:type="dxa"/>
              <w:left w:w="6" w:type="dxa"/>
              <w:bottom w:w="0" w:type="dxa"/>
              <w:right w:w="6" w:type="dxa"/>
            </w:tcMar>
            <w:vAlign w:val="center"/>
          </w:tcPr>
          <w:p w14:paraId="575384BF" w14:textId="77777777" w:rsidR="00202E93" w:rsidRDefault="007C18A2">
            <w:pPr>
              <w:spacing w:after="0" w:line="240" w:lineRule="auto"/>
              <w:jc w:val="right"/>
              <w:rPr>
                <w:sz w:val="20"/>
                <w:szCs w:val="20"/>
              </w:rPr>
            </w:pPr>
            <w:bookmarkStart w:id="194" w:name="_heading=h.3bj1y38" w:colFirst="0" w:colLast="0"/>
            <w:bookmarkEnd w:id="194"/>
            <w:r>
              <w:rPr>
                <w:sz w:val="20"/>
                <w:szCs w:val="20"/>
              </w:rPr>
              <w:t>420.00</w:t>
            </w:r>
          </w:p>
        </w:tc>
      </w:tr>
      <w:tr w:rsidR="00202E93" w14:paraId="591B1201" w14:textId="77777777">
        <w:trPr>
          <w:trHeight w:val="282"/>
          <w:jc w:val="center"/>
        </w:trPr>
        <w:tc>
          <w:tcPr>
            <w:tcW w:w="873" w:type="dxa"/>
            <w:shd w:val="clear" w:color="auto" w:fill="FFFFFF"/>
            <w:tcMar>
              <w:top w:w="72" w:type="dxa"/>
              <w:left w:w="144" w:type="dxa"/>
              <w:bottom w:w="72" w:type="dxa"/>
              <w:right w:w="144" w:type="dxa"/>
            </w:tcMar>
          </w:tcPr>
          <w:p w14:paraId="58ACBE83"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76159CB3" w14:textId="77777777" w:rsidR="00202E93" w:rsidRDefault="007C18A2">
            <w:pPr>
              <w:spacing w:after="0" w:line="240" w:lineRule="auto"/>
              <w:jc w:val="left"/>
              <w:rPr>
                <w:sz w:val="20"/>
                <w:szCs w:val="20"/>
              </w:rPr>
            </w:pPr>
            <w:bookmarkStart w:id="195" w:name="_heading=h.1qoc8b1" w:colFirst="0" w:colLast="0"/>
            <w:bookmarkEnd w:id="195"/>
            <w:r>
              <w:rPr>
                <w:sz w:val="20"/>
                <w:szCs w:val="20"/>
              </w:rPr>
              <w:t>Solder wick</w:t>
            </w:r>
          </w:p>
        </w:tc>
        <w:tc>
          <w:tcPr>
            <w:tcW w:w="4153" w:type="dxa"/>
            <w:shd w:val="clear" w:color="auto" w:fill="FFFFFF"/>
            <w:tcMar>
              <w:top w:w="72" w:type="dxa"/>
              <w:left w:w="144" w:type="dxa"/>
              <w:bottom w:w="72" w:type="dxa"/>
              <w:right w:w="144" w:type="dxa"/>
            </w:tcMar>
          </w:tcPr>
          <w:p w14:paraId="36297B8F" w14:textId="77777777" w:rsidR="00202E93" w:rsidRDefault="007C18A2">
            <w:pPr>
              <w:spacing w:after="0" w:line="240" w:lineRule="auto"/>
              <w:rPr>
                <w:sz w:val="20"/>
                <w:szCs w:val="20"/>
              </w:rPr>
            </w:pPr>
            <w:bookmarkStart w:id="196" w:name="_heading=h.4anzqyu" w:colFirst="0" w:colLast="0"/>
            <w:bookmarkEnd w:id="196"/>
            <w:r>
              <w:rPr>
                <w:sz w:val="20"/>
                <w:szCs w:val="20"/>
              </w:rPr>
              <w:t>Solder Wick AT1515</w:t>
            </w:r>
          </w:p>
        </w:tc>
        <w:tc>
          <w:tcPr>
            <w:tcW w:w="1128" w:type="dxa"/>
            <w:gridSpan w:val="2"/>
            <w:shd w:val="clear" w:color="auto" w:fill="FFFFFF"/>
            <w:tcMar>
              <w:top w:w="72" w:type="dxa"/>
              <w:left w:w="144" w:type="dxa"/>
              <w:bottom w:w="72" w:type="dxa"/>
              <w:right w:w="144" w:type="dxa"/>
            </w:tcMar>
          </w:tcPr>
          <w:p w14:paraId="7075F297" w14:textId="77777777" w:rsidR="00202E93" w:rsidRDefault="007C18A2">
            <w:pPr>
              <w:spacing w:after="0" w:line="240" w:lineRule="auto"/>
              <w:jc w:val="right"/>
              <w:rPr>
                <w:sz w:val="20"/>
                <w:szCs w:val="20"/>
              </w:rPr>
            </w:pPr>
            <w:bookmarkStart w:id="197" w:name="_heading=h.2pta16n" w:colFirst="0" w:colLast="0"/>
            <w:bookmarkEnd w:id="197"/>
            <w:r>
              <w:rPr>
                <w:sz w:val="20"/>
                <w:szCs w:val="20"/>
              </w:rPr>
              <w:t>200.00</w:t>
            </w:r>
          </w:p>
        </w:tc>
        <w:tc>
          <w:tcPr>
            <w:tcW w:w="675" w:type="dxa"/>
            <w:gridSpan w:val="2"/>
            <w:shd w:val="clear" w:color="auto" w:fill="FFFFFF"/>
            <w:tcMar>
              <w:top w:w="72" w:type="dxa"/>
              <w:left w:w="144" w:type="dxa"/>
              <w:bottom w:w="72" w:type="dxa"/>
              <w:right w:w="144" w:type="dxa"/>
            </w:tcMar>
            <w:vAlign w:val="center"/>
          </w:tcPr>
          <w:p w14:paraId="77E87C4B" w14:textId="77777777" w:rsidR="00202E93" w:rsidRDefault="007C18A2">
            <w:pPr>
              <w:spacing w:after="0" w:line="240" w:lineRule="auto"/>
              <w:jc w:val="center"/>
              <w:rPr>
                <w:sz w:val="20"/>
                <w:szCs w:val="20"/>
              </w:rPr>
            </w:pPr>
            <w:bookmarkStart w:id="198" w:name="_heading=h.14ykbeg" w:colFirst="0" w:colLast="0"/>
            <w:bookmarkEnd w:id="198"/>
            <w:r>
              <w:rPr>
                <w:sz w:val="20"/>
                <w:szCs w:val="20"/>
              </w:rPr>
              <w:t>2</w:t>
            </w:r>
          </w:p>
        </w:tc>
        <w:tc>
          <w:tcPr>
            <w:tcW w:w="1116" w:type="dxa"/>
            <w:gridSpan w:val="2"/>
            <w:shd w:val="clear" w:color="auto" w:fill="FFFFFF"/>
            <w:tcMar>
              <w:top w:w="6" w:type="dxa"/>
              <w:left w:w="6" w:type="dxa"/>
              <w:bottom w:w="0" w:type="dxa"/>
              <w:right w:w="6" w:type="dxa"/>
            </w:tcMar>
            <w:vAlign w:val="center"/>
          </w:tcPr>
          <w:p w14:paraId="2CF549C0" w14:textId="77777777" w:rsidR="00202E93" w:rsidRDefault="007C18A2">
            <w:pPr>
              <w:spacing w:after="0" w:line="240" w:lineRule="auto"/>
              <w:jc w:val="right"/>
              <w:rPr>
                <w:sz w:val="20"/>
                <w:szCs w:val="20"/>
              </w:rPr>
            </w:pPr>
            <w:bookmarkStart w:id="199" w:name="_heading=h.3oy7u29" w:colFirst="0" w:colLast="0"/>
            <w:bookmarkEnd w:id="199"/>
            <w:r>
              <w:rPr>
                <w:sz w:val="20"/>
                <w:szCs w:val="20"/>
              </w:rPr>
              <w:t>400.00</w:t>
            </w:r>
          </w:p>
        </w:tc>
      </w:tr>
      <w:tr w:rsidR="00202E93" w14:paraId="5366193B" w14:textId="77777777">
        <w:trPr>
          <w:trHeight w:val="282"/>
          <w:jc w:val="center"/>
        </w:trPr>
        <w:tc>
          <w:tcPr>
            <w:tcW w:w="873" w:type="dxa"/>
            <w:shd w:val="clear" w:color="auto" w:fill="FFFFFF"/>
            <w:tcMar>
              <w:top w:w="72" w:type="dxa"/>
              <w:left w:w="144" w:type="dxa"/>
              <w:bottom w:w="72" w:type="dxa"/>
              <w:right w:w="144" w:type="dxa"/>
            </w:tcMar>
          </w:tcPr>
          <w:p w14:paraId="7E8EA699"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419A2D8C" w14:textId="77777777" w:rsidR="00202E93" w:rsidRDefault="007C18A2">
            <w:pPr>
              <w:spacing w:after="0" w:line="240" w:lineRule="auto"/>
              <w:jc w:val="left"/>
              <w:rPr>
                <w:sz w:val="20"/>
                <w:szCs w:val="20"/>
              </w:rPr>
            </w:pPr>
            <w:bookmarkStart w:id="200" w:name="_heading=h.243i4a2" w:colFirst="0" w:colLast="0"/>
            <w:bookmarkEnd w:id="200"/>
            <w:r>
              <w:rPr>
                <w:sz w:val="20"/>
                <w:szCs w:val="20"/>
              </w:rPr>
              <w:t>Soldering wire</w:t>
            </w:r>
          </w:p>
        </w:tc>
        <w:tc>
          <w:tcPr>
            <w:tcW w:w="4153" w:type="dxa"/>
            <w:shd w:val="clear" w:color="auto" w:fill="FFFFFF"/>
            <w:tcMar>
              <w:top w:w="72" w:type="dxa"/>
              <w:left w:w="144" w:type="dxa"/>
              <w:bottom w:w="72" w:type="dxa"/>
              <w:right w:w="144" w:type="dxa"/>
            </w:tcMar>
          </w:tcPr>
          <w:p w14:paraId="52D23856" w14:textId="77777777" w:rsidR="00202E93" w:rsidRDefault="007C18A2">
            <w:pPr>
              <w:spacing w:after="0" w:line="240" w:lineRule="auto"/>
              <w:rPr>
                <w:sz w:val="20"/>
                <w:szCs w:val="20"/>
              </w:rPr>
            </w:pPr>
            <w:bookmarkStart w:id="201" w:name="_heading=h.j8sehv" w:colFirst="0" w:colLast="0"/>
            <w:bookmarkEnd w:id="201"/>
            <w:r>
              <w:rPr>
                <w:sz w:val="20"/>
                <w:szCs w:val="20"/>
              </w:rPr>
              <w:t>1.0mm 100G Rosin Core Solder 63/37 Wire</w:t>
            </w:r>
          </w:p>
        </w:tc>
        <w:tc>
          <w:tcPr>
            <w:tcW w:w="1128" w:type="dxa"/>
            <w:gridSpan w:val="2"/>
            <w:shd w:val="clear" w:color="auto" w:fill="FFFFFF"/>
            <w:tcMar>
              <w:top w:w="72" w:type="dxa"/>
              <w:left w:w="144" w:type="dxa"/>
              <w:bottom w:w="72" w:type="dxa"/>
              <w:right w:w="144" w:type="dxa"/>
            </w:tcMar>
          </w:tcPr>
          <w:p w14:paraId="65C82B55" w14:textId="77777777" w:rsidR="00202E93" w:rsidRDefault="007C18A2">
            <w:pPr>
              <w:spacing w:after="0" w:line="240" w:lineRule="auto"/>
              <w:jc w:val="right"/>
              <w:rPr>
                <w:sz w:val="20"/>
                <w:szCs w:val="20"/>
              </w:rPr>
            </w:pPr>
            <w:bookmarkStart w:id="202" w:name="_heading=h.338fx5o" w:colFirst="0" w:colLast="0"/>
            <w:bookmarkEnd w:id="202"/>
            <w:r>
              <w:rPr>
                <w:sz w:val="20"/>
                <w:szCs w:val="20"/>
              </w:rPr>
              <w:t>1,000.00</w:t>
            </w:r>
          </w:p>
        </w:tc>
        <w:tc>
          <w:tcPr>
            <w:tcW w:w="675" w:type="dxa"/>
            <w:gridSpan w:val="2"/>
            <w:shd w:val="clear" w:color="auto" w:fill="FFFFFF"/>
            <w:tcMar>
              <w:top w:w="72" w:type="dxa"/>
              <w:left w:w="144" w:type="dxa"/>
              <w:bottom w:w="72" w:type="dxa"/>
              <w:right w:w="144" w:type="dxa"/>
            </w:tcMar>
            <w:vAlign w:val="center"/>
          </w:tcPr>
          <w:p w14:paraId="4B3351E4" w14:textId="77777777" w:rsidR="00202E93" w:rsidRDefault="007C18A2">
            <w:pPr>
              <w:spacing w:after="0" w:line="240" w:lineRule="auto"/>
              <w:jc w:val="center"/>
              <w:rPr>
                <w:sz w:val="20"/>
                <w:szCs w:val="20"/>
              </w:rPr>
            </w:pPr>
            <w:bookmarkStart w:id="203" w:name="_heading=h.1idq7dh" w:colFirst="0" w:colLast="0"/>
            <w:bookmarkEnd w:id="203"/>
            <w:r>
              <w:rPr>
                <w:sz w:val="20"/>
                <w:szCs w:val="20"/>
              </w:rPr>
              <w:t>1</w:t>
            </w:r>
          </w:p>
        </w:tc>
        <w:tc>
          <w:tcPr>
            <w:tcW w:w="1116" w:type="dxa"/>
            <w:gridSpan w:val="2"/>
            <w:shd w:val="clear" w:color="auto" w:fill="FFFFFF"/>
            <w:tcMar>
              <w:top w:w="6" w:type="dxa"/>
              <w:left w:w="6" w:type="dxa"/>
              <w:bottom w:w="0" w:type="dxa"/>
              <w:right w:w="6" w:type="dxa"/>
            </w:tcMar>
            <w:vAlign w:val="center"/>
          </w:tcPr>
          <w:p w14:paraId="0AD974E5" w14:textId="77777777" w:rsidR="00202E93" w:rsidRDefault="007C18A2">
            <w:pPr>
              <w:spacing w:after="0" w:line="240" w:lineRule="auto"/>
              <w:jc w:val="right"/>
              <w:rPr>
                <w:sz w:val="20"/>
                <w:szCs w:val="20"/>
              </w:rPr>
            </w:pPr>
            <w:bookmarkStart w:id="204" w:name="_heading=h.42ddq1a" w:colFirst="0" w:colLast="0"/>
            <w:bookmarkEnd w:id="204"/>
            <w:r>
              <w:rPr>
                <w:sz w:val="20"/>
                <w:szCs w:val="20"/>
              </w:rPr>
              <w:t>1,000.00</w:t>
            </w:r>
          </w:p>
        </w:tc>
      </w:tr>
      <w:tr w:rsidR="00202E93" w14:paraId="09C12247" w14:textId="77777777">
        <w:trPr>
          <w:trHeight w:val="282"/>
          <w:jc w:val="center"/>
        </w:trPr>
        <w:tc>
          <w:tcPr>
            <w:tcW w:w="873" w:type="dxa"/>
            <w:shd w:val="clear" w:color="auto" w:fill="FFFFFF"/>
            <w:tcMar>
              <w:top w:w="72" w:type="dxa"/>
              <w:left w:w="144" w:type="dxa"/>
              <w:bottom w:w="72" w:type="dxa"/>
              <w:right w:w="144" w:type="dxa"/>
            </w:tcMar>
          </w:tcPr>
          <w:p w14:paraId="0EE2D470"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15" w:type="dxa"/>
              <w:left w:w="108" w:type="dxa"/>
              <w:bottom w:w="0" w:type="dxa"/>
              <w:right w:w="108" w:type="dxa"/>
            </w:tcMar>
          </w:tcPr>
          <w:p w14:paraId="2EFC84A9" w14:textId="77777777" w:rsidR="00202E93" w:rsidRDefault="007C18A2">
            <w:pPr>
              <w:spacing w:after="0" w:line="240" w:lineRule="auto"/>
              <w:jc w:val="left"/>
              <w:rPr>
                <w:sz w:val="20"/>
                <w:szCs w:val="20"/>
              </w:rPr>
            </w:pPr>
            <w:bookmarkStart w:id="205" w:name="_heading=h.2hio093" w:colFirst="0" w:colLast="0"/>
            <w:bookmarkEnd w:id="205"/>
            <w:r>
              <w:rPr>
                <w:sz w:val="20"/>
                <w:szCs w:val="20"/>
              </w:rPr>
              <w:t>DC to DC Converter</w:t>
            </w:r>
          </w:p>
        </w:tc>
        <w:tc>
          <w:tcPr>
            <w:tcW w:w="4153" w:type="dxa"/>
            <w:shd w:val="clear" w:color="auto" w:fill="FFFFFF"/>
            <w:tcMar>
              <w:top w:w="72" w:type="dxa"/>
              <w:left w:w="144" w:type="dxa"/>
              <w:bottom w:w="72" w:type="dxa"/>
              <w:right w:w="144" w:type="dxa"/>
            </w:tcMar>
          </w:tcPr>
          <w:p w14:paraId="287A152C" w14:textId="77777777" w:rsidR="00202E93" w:rsidRDefault="007C18A2">
            <w:pPr>
              <w:spacing w:after="0" w:line="240" w:lineRule="auto"/>
              <w:rPr>
                <w:sz w:val="20"/>
                <w:szCs w:val="20"/>
              </w:rPr>
            </w:pPr>
            <w:bookmarkStart w:id="206" w:name="_heading=h.wnyagw" w:colFirst="0" w:colLast="0"/>
            <w:bookmarkEnd w:id="206"/>
            <w:r>
              <w:rPr>
                <w:sz w:val="20"/>
                <w:szCs w:val="20"/>
              </w:rPr>
              <w:t>5A DC-DC XL4015 Adjustable Buck Module</w:t>
            </w:r>
          </w:p>
        </w:tc>
        <w:tc>
          <w:tcPr>
            <w:tcW w:w="1128" w:type="dxa"/>
            <w:gridSpan w:val="2"/>
            <w:shd w:val="clear" w:color="auto" w:fill="FFFFFF"/>
            <w:tcMar>
              <w:top w:w="72" w:type="dxa"/>
              <w:left w:w="144" w:type="dxa"/>
              <w:bottom w:w="72" w:type="dxa"/>
              <w:right w:w="144" w:type="dxa"/>
            </w:tcMar>
          </w:tcPr>
          <w:p w14:paraId="6E8B014A" w14:textId="77777777" w:rsidR="00202E93" w:rsidRDefault="007C18A2">
            <w:pPr>
              <w:spacing w:after="0" w:line="240" w:lineRule="auto"/>
              <w:jc w:val="right"/>
              <w:rPr>
                <w:sz w:val="20"/>
                <w:szCs w:val="20"/>
              </w:rPr>
            </w:pPr>
            <w:bookmarkStart w:id="207" w:name="_heading=h.3gnlt4p" w:colFirst="0" w:colLast="0"/>
            <w:bookmarkEnd w:id="207"/>
            <w:r>
              <w:rPr>
                <w:sz w:val="20"/>
                <w:szCs w:val="20"/>
              </w:rPr>
              <w:t>500.00</w:t>
            </w:r>
          </w:p>
        </w:tc>
        <w:tc>
          <w:tcPr>
            <w:tcW w:w="675" w:type="dxa"/>
            <w:gridSpan w:val="2"/>
            <w:shd w:val="clear" w:color="auto" w:fill="FFFFFF"/>
            <w:tcMar>
              <w:top w:w="72" w:type="dxa"/>
              <w:left w:w="144" w:type="dxa"/>
              <w:bottom w:w="72" w:type="dxa"/>
              <w:right w:w="144" w:type="dxa"/>
            </w:tcMar>
            <w:vAlign w:val="center"/>
          </w:tcPr>
          <w:p w14:paraId="65BD5896" w14:textId="71465120" w:rsidR="00202E93" w:rsidRDefault="00D77E6C">
            <w:pPr>
              <w:spacing w:after="0" w:line="240" w:lineRule="auto"/>
              <w:jc w:val="center"/>
              <w:rPr>
                <w:sz w:val="20"/>
                <w:szCs w:val="20"/>
              </w:rPr>
            </w:pPr>
            <w:bookmarkStart w:id="208" w:name="_heading=h.1vsw3ci" w:colFirst="0" w:colLast="0"/>
            <w:bookmarkEnd w:id="208"/>
            <w:r>
              <w:rPr>
                <w:sz w:val="20"/>
                <w:szCs w:val="20"/>
              </w:rPr>
              <w:t>4</w:t>
            </w:r>
          </w:p>
        </w:tc>
        <w:tc>
          <w:tcPr>
            <w:tcW w:w="1116" w:type="dxa"/>
            <w:gridSpan w:val="2"/>
            <w:shd w:val="clear" w:color="auto" w:fill="FFFFFF"/>
            <w:tcMar>
              <w:top w:w="6" w:type="dxa"/>
              <w:left w:w="6" w:type="dxa"/>
              <w:bottom w:w="0" w:type="dxa"/>
              <w:right w:w="6" w:type="dxa"/>
            </w:tcMar>
            <w:vAlign w:val="center"/>
          </w:tcPr>
          <w:p w14:paraId="2BFC5121" w14:textId="0FE36915" w:rsidR="00202E93" w:rsidRDefault="000561B3">
            <w:pPr>
              <w:spacing w:after="0" w:line="240" w:lineRule="auto"/>
              <w:jc w:val="right"/>
              <w:rPr>
                <w:sz w:val="20"/>
                <w:szCs w:val="20"/>
              </w:rPr>
            </w:pPr>
            <w:bookmarkStart w:id="209" w:name="_heading=h.4fsjm0b" w:colFirst="0" w:colLast="0"/>
            <w:bookmarkEnd w:id="209"/>
            <w:r>
              <w:rPr>
                <w:sz w:val="20"/>
                <w:szCs w:val="20"/>
              </w:rPr>
              <w:t>1</w:t>
            </w:r>
            <w:r w:rsidR="007C18A2">
              <w:rPr>
                <w:sz w:val="20"/>
                <w:szCs w:val="20"/>
              </w:rPr>
              <w:t>,</w:t>
            </w:r>
            <w:r>
              <w:rPr>
                <w:sz w:val="20"/>
                <w:szCs w:val="20"/>
              </w:rPr>
              <w:t>5</w:t>
            </w:r>
            <w:r w:rsidR="007C18A2">
              <w:rPr>
                <w:sz w:val="20"/>
                <w:szCs w:val="20"/>
              </w:rPr>
              <w:t>00.00</w:t>
            </w:r>
          </w:p>
        </w:tc>
      </w:tr>
      <w:tr w:rsidR="00886F04" w14:paraId="43EB6F26" w14:textId="77777777">
        <w:trPr>
          <w:trHeight w:val="282"/>
          <w:jc w:val="center"/>
        </w:trPr>
        <w:tc>
          <w:tcPr>
            <w:tcW w:w="873" w:type="dxa"/>
            <w:shd w:val="clear" w:color="auto" w:fill="FFFFFF"/>
            <w:tcMar>
              <w:top w:w="72" w:type="dxa"/>
              <w:left w:w="144" w:type="dxa"/>
              <w:bottom w:w="72" w:type="dxa"/>
              <w:right w:w="144" w:type="dxa"/>
            </w:tcMar>
          </w:tcPr>
          <w:p w14:paraId="6F1A62DC" w14:textId="77777777" w:rsidR="00886F04" w:rsidRDefault="00886F04">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624F7979" w14:textId="765AC3E2" w:rsidR="00886F04" w:rsidRDefault="00886F04">
            <w:pPr>
              <w:spacing w:after="0" w:line="240" w:lineRule="auto"/>
              <w:jc w:val="left"/>
              <w:rPr>
                <w:sz w:val="20"/>
                <w:szCs w:val="20"/>
              </w:rPr>
            </w:pPr>
            <w:r>
              <w:rPr>
                <w:sz w:val="20"/>
                <w:szCs w:val="20"/>
              </w:rPr>
              <w:t>Double sellotape</w:t>
            </w:r>
          </w:p>
        </w:tc>
        <w:tc>
          <w:tcPr>
            <w:tcW w:w="4153" w:type="dxa"/>
            <w:shd w:val="clear" w:color="auto" w:fill="FFFFFF"/>
            <w:tcMar>
              <w:top w:w="72" w:type="dxa"/>
              <w:left w:w="144" w:type="dxa"/>
              <w:bottom w:w="72" w:type="dxa"/>
              <w:right w:w="144" w:type="dxa"/>
            </w:tcMar>
          </w:tcPr>
          <w:p w14:paraId="1DF3F1FF" w14:textId="77777777" w:rsidR="00886F04" w:rsidRDefault="00886F04">
            <w:pPr>
              <w:spacing w:after="0" w:line="240" w:lineRule="auto"/>
              <w:rPr>
                <w:sz w:val="20"/>
                <w:szCs w:val="20"/>
              </w:rPr>
            </w:pPr>
          </w:p>
        </w:tc>
        <w:tc>
          <w:tcPr>
            <w:tcW w:w="1128" w:type="dxa"/>
            <w:gridSpan w:val="2"/>
            <w:shd w:val="clear" w:color="auto" w:fill="FFFFFF"/>
            <w:tcMar>
              <w:top w:w="72" w:type="dxa"/>
              <w:left w:w="144" w:type="dxa"/>
              <w:bottom w:w="72" w:type="dxa"/>
              <w:right w:w="144" w:type="dxa"/>
            </w:tcMar>
          </w:tcPr>
          <w:p w14:paraId="329791B7" w14:textId="73B25BF6" w:rsidR="00886F04" w:rsidRDefault="00886F04">
            <w:pPr>
              <w:spacing w:after="0" w:line="240" w:lineRule="auto"/>
              <w:jc w:val="right"/>
              <w:rPr>
                <w:sz w:val="20"/>
                <w:szCs w:val="20"/>
              </w:rPr>
            </w:pPr>
            <w:r>
              <w:rPr>
                <w:sz w:val="20"/>
                <w:szCs w:val="20"/>
              </w:rPr>
              <w:t>350.00</w:t>
            </w:r>
          </w:p>
        </w:tc>
        <w:tc>
          <w:tcPr>
            <w:tcW w:w="675" w:type="dxa"/>
            <w:gridSpan w:val="2"/>
            <w:shd w:val="clear" w:color="auto" w:fill="FFFFFF"/>
            <w:tcMar>
              <w:top w:w="72" w:type="dxa"/>
              <w:left w:w="144" w:type="dxa"/>
              <w:bottom w:w="72" w:type="dxa"/>
              <w:right w:w="144" w:type="dxa"/>
            </w:tcMar>
            <w:vAlign w:val="center"/>
          </w:tcPr>
          <w:p w14:paraId="7BBDD74B" w14:textId="7F654DFD" w:rsidR="00886F04" w:rsidRDefault="00886F04">
            <w:pPr>
              <w:spacing w:after="0" w:line="240" w:lineRule="auto"/>
              <w:jc w:val="center"/>
              <w:rPr>
                <w:sz w:val="20"/>
                <w:szCs w:val="20"/>
              </w:rPr>
            </w:pPr>
            <w:r>
              <w:rPr>
                <w:sz w:val="20"/>
                <w:szCs w:val="20"/>
              </w:rPr>
              <w:t>1</w:t>
            </w:r>
          </w:p>
        </w:tc>
        <w:tc>
          <w:tcPr>
            <w:tcW w:w="1116" w:type="dxa"/>
            <w:gridSpan w:val="2"/>
            <w:shd w:val="clear" w:color="auto" w:fill="FFFFFF"/>
            <w:tcMar>
              <w:top w:w="6" w:type="dxa"/>
              <w:left w:w="6" w:type="dxa"/>
              <w:bottom w:w="0" w:type="dxa"/>
              <w:right w:w="6" w:type="dxa"/>
            </w:tcMar>
            <w:vAlign w:val="center"/>
          </w:tcPr>
          <w:p w14:paraId="3CF952D4" w14:textId="71FF885E" w:rsidR="00886F04" w:rsidRDefault="00886F04">
            <w:pPr>
              <w:spacing w:after="0" w:line="240" w:lineRule="auto"/>
              <w:jc w:val="right"/>
              <w:rPr>
                <w:sz w:val="20"/>
                <w:szCs w:val="20"/>
              </w:rPr>
            </w:pPr>
            <w:r>
              <w:rPr>
                <w:sz w:val="20"/>
                <w:szCs w:val="20"/>
              </w:rPr>
              <w:t>350.00</w:t>
            </w:r>
          </w:p>
        </w:tc>
      </w:tr>
      <w:tr w:rsidR="00D21234" w14:paraId="76BD6A9E" w14:textId="77777777">
        <w:trPr>
          <w:trHeight w:val="282"/>
          <w:jc w:val="center"/>
        </w:trPr>
        <w:tc>
          <w:tcPr>
            <w:tcW w:w="873" w:type="dxa"/>
            <w:shd w:val="clear" w:color="auto" w:fill="FFFFFF"/>
            <w:tcMar>
              <w:top w:w="72" w:type="dxa"/>
              <w:left w:w="144" w:type="dxa"/>
              <w:bottom w:w="72" w:type="dxa"/>
              <w:right w:w="144" w:type="dxa"/>
            </w:tcMar>
          </w:tcPr>
          <w:p w14:paraId="043658DF" w14:textId="77777777" w:rsidR="00D21234" w:rsidRDefault="00D21234">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33FC04F5" w14:textId="5555C8FC" w:rsidR="00D21234" w:rsidRDefault="00D21234">
            <w:pPr>
              <w:spacing w:after="0" w:line="240" w:lineRule="auto"/>
              <w:jc w:val="left"/>
              <w:rPr>
                <w:sz w:val="20"/>
                <w:szCs w:val="20"/>
              </w:rPr>
            </w:pPr>
            <w:r>
              <w:rPr>
                <w:sz w:val="20"/>
                <w:szCs w:val="20"/>
              </w:rPr>
              <w:t xml:space="preserve">Lithium batteries </w:t>
            </w:r>
          </w:p>
        </w:tc>
        <w:tc>
          <w:tcPr>
            <w:tcW w:w="4153" w:type="dxa"/>
            <w:shd w:val="clear" w:color="auto" w:fill="FFFFFF"/>
            <w:tcMar>
              <w:top w:w="72" w:type="dxa"/>
              <w:left w:w="144" w:type="dxa"/>
              <w:bottom w:w="72" w:type="dxa"/>
              <w:right w:w="144" w:type="dxa"/>
            </w:tcMar>
          </w:tcPr>
          <w:p w14:paraId="6656E958" w14:textId="75570AF3" w:rsidR="00D21234" w:rsidRDefault="00D21234">
            <w:pPr>
              <w:spacing w:after="0" w:line="240" w:lineRule="auto"/>
              <w:rPr>
                <w:sz w:val="20"/>
                <w:szCs w:val="20"/>
              </w:rPr>
            </w:pPr>
            <w:r>
              <w:rPr>
                <w:sz w:val="20"/>
                <w:szCs w:val="20"/>
              </w:rPr>
              <w:t>18650</w:t>
            </w:r>
          </w:p>
        </w:tc>
        <w:tc>
          <w:tcPr>
            <w:tcW w:w="1128" w:type="dxa"/>
            <w:gridSpan w:val="2"/>
            <w:shd w:val="clear" w:color="auto" w:fill="FFFFFF"/>
            <w:tcMar>
              <w:top w:w="72" w:type="dxa"/>
              <w:left w:w="144" w:type="dxa"/>
              <w:bottom w:w="72" w:type="dxa"/>
              <w:right w:w="144" w:type="dxa"/>
            </w:tcMar>
          </w:tcPr>
          <w:p w14:paraId="2F42B39B" w14:textId="0E4718B6" w:rsidR="00D21234" w:rsidRDefault="00D21234">
            <w:pPr>
              <w:spacing w:after="0" w:line="240" w:lineRule="auto"/>
              <w:jc w:val="right"/>
              <w:rPr>
                <w:sz w:val="20"/>
                <w:szCs w:val="20"/>
              </w:rPr>
            </w:pPr>
            <w:r>
              <w:rPr>
                <w:sz w:val="20"/>
                <w:szCs w:val="20"/>
              </w:rPr>
              <w:t>100.00</w:t>
            </w:r>
          </w:p>
        </w:tc>
        <w:tc>
          <w:tcPr>
            <w:tcW w:w="675" w:type="dxa"/>
            <w:gridSpan w:val="2"/>
            <w:shd w:val="clear" w:color="auto" w:fill="FFFFFF"/>
            <w:tcMar>
              <w:top w:w="72" w:type="dxa"/>
              <w:left w:w="144" w:type="dxa"/>
              <w:bottom w:w="72" w:type="dxa"/>
              <w:right w:w="144" w:type="dxa"/>
            </w:tcMar>
            <w:vAlign w:val="center"/>
          </w:tcPr>
          <w:p w14:paraId="2CF10498" w14:textId="10284D4E" w:rsidR="00D21234" w:rsidRDefault="00D21234">
            <w:pPr>
              <w:spacing w:after="0" w:line="240" w:lineRule="auto"/>
              <w:jc w:val="center"/>
              <w:rPr>
                <w:sz w:val="20"/>
                <w:szCs w:val="20"/>
              </w:rPr>
            </w:pPr>
            <w:r>
              <w:rPr>
                <w:sz w:val="20"/>
                <w:szCs w:val="20"/>
              </w:rPr>
              <w:t>30</w:t>
            </w:r>
          </w:p>
        </w:tc>
        <w:tc>
          <w:tcPr>
            <w:tcW w:w="1116" w:type="dxa"/>
            <w:gridSpan w:val="2"/>
            <w:shd w:val="clear" w:color="auto" w:fill="FFFFFF"/>
            <w:tcMar>
              <w:top w:w="6" w:type="dxa"/>
              <w:left w:w="6" w:type="dxa"/>
              <w:bottom w:w="0" w:type="dxa"/>
              <w:right w:w="6" w:type="dxa"/>
            </w:tcMar>
            <w:vAlign w:val="center"/>
          </w:tcPr>
          <w:p w14:paraId="354A1968" w14:textId="0A701AA0" w:rsidR="00D21234" w:rsidRDefault="00D21234">
            <w:pPr>
              <w:spacing w:after="0" w:line="240" w:lineRule="auto"/>
              <w:jc w:val="right"/>
              <w:rPr>
                <w:sz w:val="20"/>
                <w:szCs w:val="20"/>
              </w:rPr>
            </w:pPr>
            <w:r>
              <w:rPr>
                <w:sz w:val="20"/>
                <w:szCs w:val="20"/>
              </w:rPr>
              <w:t>3000.00</w:t>
            </w:r>
          </w:p>
        </w:tc>
      </w:tr>
      <w:tr w:rsidR="00886F04" w14:paraId="15600399" w14:textId="77777777">
        <w:trPr>
          <w:trHeight w:val="282"/>
          <w:jc w:val="center"/>
        </w:trPr>
        <w:tc>
          <w:tcPr>
            <w:tcW w:w="873" w:type="dxa"/>
            <w:shd w:val="clear" w:color="auto" w:fill="FFFFFF"/>
            <w:tcMar>
              <w:top w:w="72" w:type="dxa"/>
              <w:left w:w="144" w:type="dxa"/>
              <w:bottom w:w="72" w:type="dxa"/>
              <w:right w:w="144" w:type="dxa"/>
            </w:tcMar>
          </w:tcPr>
          <w:p w14:paraId="7CFC1B53" w14:textId="77777777" w:rsidR="00886F04" w:rsidRDefault="00886F04">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6EB138D5" w14:textId="4B5423E7" w:rsidR="00886F04" w:rsidRDefault="00886F04">
            <w:pPr>
              <w:spacing w:after="0" w:line="240" w:lineRule="auto"/>
              <w:jc w:val="left"/>
              <w:rPr>
                <w:sz w:val="20"/>
                <w:szCs w:val="20"/>
              </w:rPr>
            </w:pPr>
            <w:r>
              <w:rPr>
                <w:sz w:val="20"/>
                <w:szCs w:val="20"/>
              </w:rPr>
              <w:t>Switches</w:t>
            </w:r>
          </w:p>
        </w:tc>
        <w:tc>
          <w:tcPr>
            <w:tcW w:w="4153" w:type="dxa"/>
            <w:shd w:val="clear" w:color="auto" w:fill="FFFFFF"/>
            <w:tcMar>
              <w:top w:w="72" w:type="dxa"/>
              <w:left w:w="144" w:type="dxa"/>
              <w:bottom w:w="72" w:type="dxa"/>
              <w:right w:w="144" w:type="dxa"/>
            </w:tcMar>
          </w:tcPr>
          <w:p w14:paraId="1FDE42FC" w14:textId="77777777" w:rsidR="00886F04" w:rsidRDefault="00886F04">
            <w:pPr>
              <w:spacing w:after="0" w:line="240" w:lineRule="auto"/>
              <w:rPr>
                <w:sz w:val="20"/>
                <w:szCs w:val="20"/>
              </w:rPr>
            </w:pPr>
          </w:p>
        </w:tc>
        <w:tc>
          <w:tcPr>
            <w:tcW w:w="1128" w:type="dxa"/>
            <w:gridSpan w:val="2"/>
            <w:shd w:val="clear" w:color="auto" w:fill="FFFFFF"/>
            <w:tcMar>
              <w:top w:w="72" w:type="dxa"/>
              <w:left w:w="144" w:type="dxa"/>
              <w:bottom w:w="72" w:type="dxa"/>
              <w:right w:w="144" w:type="dxa"/>
            </w:tcMar>
          </w:tcPr>
          <w:p w14:paraId="2CBC7DE9" w14:textId="75F136AA" w:rsidR="00886F04" w:rsidRDefault="00886F04">
            <w:pPr>
              <w:spacing w:after="0" w:line="240" w:lineRule="auto"/>
              <w:jc w:val="right"/>
              <w:rPr>
                <w:sz w:val="20"/>
                <w:szCs w:val="20"/>
              </w:rPr>
            </w:pPr>
            <w:r>
              <w:rPr>
                <w:sz w:val="20"/>
                <w:szCs w:val="20"/>
              </w:rPr>
              <w:t>3500.00</w:t>
            </w:r>
          </w:p>
        </w:tc>
        <w:tc>
          <w:tcPr>
            <w:tcW w:w="675" w:type="dxa"/>
            <w:gridSpan w:val="2"/>
            <w:shd w:val="clear" w:color="auto" w:fill="FFFFFF"/>
            <w:tcMar>
              <w:top w:w="72" w:type="dxa"/>
              <w:left w:w="144" w:type="dxa"/>
              <w:bottom w:w="72" w:type="dxa"/>
              <w:right w:w="144" w:type="dxa"/>
            </w:tcMar>
            <w:vAlign w:val="center"/>
          </w:tcPr>
          <w:p w14:paraId="56372E9B" w14:textId="33E0C85C" w:rsidR="00886F04" w:rsidRDefault="00886F04">
            <w:pPr>
              <w:spacing w:after="0" w:line="240" w:lineRule="auto"/>
              <w:jc w:val="center"/>
              <w:rPr>
                <w:sz w:val="20"/>
                <w:szCs w:val="20"/>
              </w:rPr>
            </w:pPr>
            <w:r>
              <w:rPr>
                <w:sz w:val="20"/>
                <w:szCs w:val="20"/>
              </w:rPr>
              <w:t>2</w:t>
            </w:r>
          </w:p>
        </w:tc>
        <w:tc>
          <w:tcPr>
            <w:tcW w:w="1116" w:type="dxa"/>
            <w:gridSpan w:val="2"/>
            <w:shd w:val="clear" w:color="auto" w:fill="FFFFFF"/>
            <w:tcMar>
              <w:top w:w="6" w:type="dxa"/>
              <w:left w:w="6" w:type="dxa"/>
              <w:bottom w:w="0" w:type="dxa"/>
              <w:right w:w="6" w:type="dxa"/>
            </w:tcMar>
            <w:vAlign w:val="center"/>
          </w:tcPr>
          <w:p w14:paraId="1E03DDC8" w14:textId="2126B5F9" w:rsidR="00886F04" w:rsidRDefault="00886F04">
            <w:pPr>
              <w:spacing w:after="0" w:line="240" w:lineRule="auto"/>
              <w:jc w:val="right"/>
              <w:rPr>
                <w:sz w:val="20"/>
                <w:szCs w:val="20"/>
              </w:rPr>
            </w:pPr>
            <w:r>
              <w:rPr>
                <w:sz w:val="20"/>
                <w:szCs w:val="20"/>
              </w:rPr>
              <w:t>7000.00</w:t>
            </w:r>
          </w:p>
        </w:tc>
      </w:tr>
      <w:tr w:rsidR="00202E93" w14:paraId="63E7D0D0" w14:textId="77777777">
        <w:trPr>
          <w:trHeight w:val="282"/>
          <w:jc w:val="center"/>
        </w:trPr>
        <w:tc>
          <w:tcPr>
            <w:tcW w:w="873" w:type="dxa"/>
            <w:shd w:val="clear" w:color="auto" w:fill="FFFFFF"/>
            <w:tcMar>
              <w:top w:w="72" w:type="dxa"/>
              <w:left w:w="144" w:type="dxa"/>
              <w:bottom w:w="72" w:type="dxa"/>
              <w:right w:w="144" w:type="dxa"/>
            </w:tcMar>
          </w:tcPr>
          <w:p w14:paraId="514CB59D"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06E02E3E" w14:textId="7456B8F6" w:rsidR="00202E93" w:rsidRDefault="00D77E6C">
            <w:pPr>
              <w:spacing w:after="0" w:line="240" w:lineRule="auto"/>
              <w:jc w:val="left"/>
              <w:rPr>
                <w:sz w:val="20"/>
                <w:szCs w:val="20"/>
              </w:rPr>
            </w:pPr>
            <w:bookmarkStart w:id="210" w:name="_heading=h.2uxtw84" w:colFirst="0" w:colLast="0"/>
            <w:bookmarkEnd w:id="210"/>
            <w:r>
              <w:rPr>
                <w:sz w:val="20"/>
                <w:szCs w:val="20"/>
              </w:rPr>
              <w:t>Media Converter</w:t>
            </w:r>
          </w:p>
        </w:tc>
        <w:tc>
          <w:tcPr>
            <w:tcW w:w="4153" w:type="dxa"/>
            <w:shd w:val="clear" w:color="auto" w:fill="FFFFFF"/>
            <w:tcMar>
              <w:top w:w="72" w:type="dxa"/>
              <w:left w:w="144" w:type="dxa"/>
              <w:bottom w:w="72" w:type="dxa"/>
              <w:right w:w="144" w:type="dxa"/>
            </w:tcMar>
          </w:tcPr>
          <w:p w14:paraId="615AAAB5" w14:textId="369527FA" w:rsidR="00202E93" w:rsidRDefault="00202E93">
            <w:pPr>
              <w:spacing w:after="0" w:line="240" w:lineRule="auto"/>
              <w:rPr>
                <w:sz w:val="20"/>
                <w:szCs w:val="20"/>
              </w:rPr>
            </w:pPr>
            <w:bookmarkStart w:id="211" w:name="_heading=h.1a346fx" w:colFirst="0" w:colLast="0"/>
            <w:bookmarkEnd w:id="211"/>
          </w:p>
        </w:tc>
        <w:tc>
          <w:tcPr>
            <w:tcW w:w="1128" w:type="dxa"/>
            <w:gridSpan w:val="2"/>
            <w:shd w:val="clear" w:color="auto" w:fill="FFFFFF"/>
            <w:tcMar>
              <w:top w:w="72" w:type="dxa"/>
              <w:left w:w="144" w:type="dxa"/>
              <w:bottom w:w="72" w:type="dxa"/>
              <w:right w:w="144" w:type="dxa"/>
            </w:tcMar>
          </w:tcPr>
          <w:p w14:paraId="6E53C5B5" w14:textId="0375A383" w:rsidR="00202E93" w:rsidRDefault="00D77E6C">
            <w:pPr>
              <w:spacing w:after="0" w:line="240" w:lineRule="auto"/>
              <w:jc w:val="right"/>
              <w:rPr>
                <w:sz w:val="20"/>
                <w:szCs w:val="20"/>
              </w:rPr>
            </w:pPr>
            <w:bookmarkStart w:id="212" w:name="_heading=h.3u2rp3q" w:colFirst="0" w:colLast="0"/>
            <w:bookmarkEnd w:id="212"/>
            <w:r>
              <w:rPr>
                <w:sz w:val="20"/>
                <w:szCs w:val="20"/>
              </w:rPr>
              <w:t>1000.00</w:t>
            </w:r>
          </w:p>
        </w:tc>
        <w:tc>
          <w:tcPr>
            <w:tcW w:w="675" w:type="dxa"/>
            <w:gridSpan w:val="2"/>
            <w:shd w:val="clear" w:color="auto" w:fill="FFFFFF"/>
            <w:tcMar>
              <w:top w:w="72" w:type="dxa"/>
              <w:left w:w="144" w:type="dxa"/>
              <w:bottom w:w="72" w:type="dxa"/>
              <w:right w:w="144" w:type="dxa"/>
            </w:tcMar>
            <w:vAlign w:val="center"/>
          </w:tcPr>
          <w:p w14:paraId="1ED4966F" w14:textId="6C5A90A0" w:rsidR="00202E93" w:rsidRDefault="00D77E6C">
            <w:pPr>
              <w:spacing w:after="0" w:line="240" w:lineRule="auto"/>
              <w:jc w:val="center"/>
              <w:rPr>
                <w:sz w:val="20"/>
                <w:szCs w:val="20"/>
              </w:rPr>
            </w:pPr>
            <w:bookmarkStart w:id="213" w:name="_heading=h.2981zbj" w:colFirst="0" w:colLast="0"/>
            <w:bookmarkEnd w:id="213"/>
            <w:r>
              <w:rPr>
                <w:sz w:val="20"/>
                <w:szCs w:val="20"/>
              </w:rPr>
              <w:t>2</w:t>
            </w:r>
          </w:p>
        </w:tc>
        <w:tc>
          <w:tcPr>
            <w:tcW w:w="1116" w:type="dxa"/>
            <w:gridSpan w:val="2"/>
            <w:shd w:val="clear" w:color="auto" w:fill="FFFFFF"/>
            <w:tcMar>
              <w:top w:w="6" w:type="dxa"/>
              <w:left w:w="6" w:type="dxa"/>
              <w:bottom w:w="0" w:type="dxa"/>
              <w:right w:w="6" w:type="dxa"/>
            </w:tcMar>
            <w:vAlign w:val="center"/>
          </w:tcPr>
          <w:p w14:paraId="5C9BE688" w14:textId="03A9A210" w:rsidR="00202E93" w:rsidRDefault="00D21234">
            <w:pPr>
              <w:spacing w:after="0" w:line="240" w:lineRule="auto"/>
              <w:jc w:val="right"/>
              <w:rPr>
                <w:sz w:val="20"/>
                <w:szCs w:val="20"/>
              </w:rPr>
            </w:pPr>
            <w:bookmarkStart w:id="214" w:name="_heading=h.odc9jc" w:colFirst="0" w:colLast="0"/>
            <w:bookmarkEnd w:id="214"/>
            <w:r>
              <w:rPr>
                <w:sz w:val="20"/>
                <w:szCs w:val="20"/>
              </w:rPr>
              <w:t>2000.00</w:t>
            </w:r>
          </w:p>
        </w:tc>
      </w:tr>
      <w:tr w:rsidR="00202E93" w14:paraId="66BD59F4" w14:textId="77777777">
        <w:trPr>
          <w:trHeight w:val="282"/>
          <w:jc w:val="center"/>
        </w:trPr>
        <w:tc>
          <w:tcPr>
            <w:tcW w:w="873" w:type="dxa"/>
            <w:shd w:val="clear" w:color="auto" w:fill="FFFFFF"/>
            <w:tcMar>
              <w:top w:w="72" w:type="dxa"/>
              <w:left w:w="144" w:type="dxa"/>
              <w:bottom w:w="72" w:type="dxa"/>
              <w:right w:w="144" w:type="dxa"/>
            </w:tcMar>
          </w:tcPr>
          <w:p w14:paraId="4F429A7F" w14:textId="77777777" w:rsidR="00202E93" w:rsidRDefault="00202E93">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492DD94C" w14:textId="77777777" w:rsidR="00202E93" w:rsidRDefault="007C18A2">
            <w:pPr>
              <w:spacing w:after="0" w:line="240" w:lineRule="auto"/>
              <w:jc w:val="left"/>
              <w:rPr>
                <w:sz w:val="20"/>
                <w:szCs w:val="20"/>
              </w:rPr>
            </w:pPr>
            <w:bookmarkStart w:id="215" w:name="_heading=h.38czs75" w:colFirst="0" w:colLast="0"/>
            <w:bookmarkEnd w:id="215"/>
            <w:r>
              <w:rPr>
                <w:sz w:val="20"/>
                <w:szCs w:val="20"/>
              </w:rPr>
              <w:t>PCB Board</w:t>
            </w:r>
          </w:p>
        </w:tc>
        <w:tc>
          <w:tcPr>
            <w:tcW w:w="4153" w:type="dxa"/>
            <w:shd w:val="clear" w:color="auto" w:fill="FFFFFF"/>
            <w:tcMar>
              <w:top w:w="72" w:type="dxa"/>
              <w:left w:w="144" w:type="dxa"/>
              <w:bottom w:w="72" w:type="dxa"/>
              <w:right w:w="144" w:type="dxa"/>
            </w:tcMar>
          </w:tcPr>
          <w:p w14:paraId="7EF6064E" w14:textId="77777777" w:rsidR="00202E93" w:rsidRDefault="007C18A2">
            <w:pPr>
              <w:spacing w:after="0" w:line="240" w:lineRule="auto"/>
              <w:rPr>
                <w:sz w:val="20"/>
                <w:szCs w:val="20"/>
              </w:rPr>
            </w:pPr>
            <w:bookmarkStart w:id="216" w:name="_heading=h.1nia2ey" w:colFirst="0" w:colLast="0"/>
            <w:bookmarkEnd w:id="216"/>
            <w:r>
              <w:rPr>
                <w:sz w:val="20"/>
                <w:szCs w:val="20"/>
              </w:rPr>
              <w:t>7*9cm Universal Board double-sided PCB</w:t>
            </w:r>
          </w:p>
        </w:tc>
        <w:tc>
          <w:tcPr>
            <w:tcW w:w="1128" w:type="dxa"/>
            <w:gridSpan w:val="2"/>
            <w:shd w:val="clear" w:color="auto" w:fill="FFFFFF"/>
            <w:tcMar>
              <w:top w:w="72" w:type="dxa"/>
              <w:left w:w="144" w:type="dxa"/>
              <w:bottom w:w="72" w:type="dxa"/>
              <w:right w:w="144" w:type="dxa"/>
            </w:tcMar>
          </w:tcPr>
          <w:p w14:paraId="3F5CEC66" w14:textId="77777777" w:rsidR="00202E93" w:rsidRDefault="007C18A2">
            <w:pPr>
              <w:spacing w:after="0" w:line="240" w:lineRule="auto"/>
              <w:jc w:val="right"/>
              <w:rPr>
                <w:sz w:val="20"/>
                <w:szCs w:val="20"/>
              </w:rPr>
            </w:pPr>
            <w:bookmarkStart w:id="217" w:name="_heading=h.47hxl2r" w:colFirst="0" w:colLast="0"/>
            <w:bookmarkEnd w:id="217"/>
            <w:r>
              <w:rPr>
                <w:sz w:val="20"/>
                <w:szCs w:val="20"/>
              </w:rPr>
              <w:t>150.00</w:t>
            </w:r>
          </w:p>
        </w:tc>
        <w:tc>
          <w:tcPr>
            <w:tcW w:w="675" w:type="dxa"/>
            <w:gridSpan w:val="2"/>
            <w:shd w:val="clear" w:color="auto" w:fill="FFFFFF"/>
            <w:tcMar>
              <w:top w:w="72" w:type="dxa"/>
              <w:left w:w="144" w:type="dxa"/>
              <w:bottom w:w="72" w:type="dxa"/>
              <w:right w:w="144" w:type="dxa"/>
            </w:tcMar>
            <w:vAlign w:val="center"/>
          </w:tcPr>
          <w:p w14:paraId="6AE5EDE1" w14:textId="77777777" w:rsidR="00202E93" w:rsidRDefault="007C18A2">
            <w:pPr>
              <w:spacing w:after="0" w:line="240" w:lineRule="auto"/>
              <w:jc w:val="center"/>
              <w:rPr>
                <w:sz w:val="20"/>
                <w:szCs w:val="20"/>
              </w:rPr>
            </w:pPr>
            <w:bookmarkStart w:id="218" w:name="_heading=h.2mn7vak" w:colFirst="0" w:colLast="0"/>
            <w:bookmarkEnd w:id="218"/>
            <w:r>
              <w:rPr>
                <w:sz w:val="20"/>
                <w:szCs w:val="20"/>
              </w:rPr>
              <w:t>4</w:t>
            </w:r>
          </w:p>
        </w:tc>
        <w:tc>
          <w:tcPr>
            <w:tcW w:w="1116" w:type="dxa"/>
            <w:gridSpan w:val="2"/>
            <w:shd w:val="clear" w:color="auto" w:fill="FFFFFF"/>
            <w:tcMar>
              <w:top w:w="6" w:type="dxa"/>
              <w:left w:w="6" w:type="dxa"/>
              <w:bottom w:w="0" w:type="dxa"/>
              <w:right w:w="6" w:type="dxa"/>
            </w:tcMar>
            <w:vAlign w:val="center"/>
          </w:tcPr>
          <w:p w14:paraId="11E3AF00" w14:textId="77777777" w:rsidR="00202E93" w:rsidRDefault="007C18A2">
            <w:pPr>
              <w:spacing w:after="0" w:line="240" w:lineRule="auto"/>
              <w:jc w:val="right"/>
              <w:rPr>
                <w:sz w:val="20"/>
                <w:szCs w:val="20"/>
              </w:rPr>
            </w:pPr>
            <w:bookmarkStart w:id="219" w:name="_heading=h.11si5id" w:colFirst="0" w:colLast="0"/>
            <w:bookmarkEnd w:id="219"/>
            <w:r>
              <w:rPr>
                <w:sz w:val="20"/>
                <w:szCs w:val="20"/>
              </w:rPr>
              <w:t>600.00</w:t>
            </w:r>
          </w:p>
        </w:tc>
      </w:tr>
      <w:tr w:rsidR="00905ACC" w14:paraId="66F8A5DC" w14:textId="77777777">
        <w:trPr>
          <w:trHeight w:val="282"/>
          <w:jc w:val="center"/>
        </w:trPr>
        <w:tc>
          <w:tcPr>
            <w:tcW w:w="873" w:type="dxa"/>
            <w:shd w:val="clear" w:color="auto" w:fill="FFFFFF"/>
            <w:tcMar>
              <w:top w:w="72" w:type="dxa"/>
              <w:left w:w="144" w:type="dxa"/>
              <w:bottom w:w="72" w:type="dxa"/>
              <w:right w:w="144" w:type="dxa"/>
            </w:tcMar>
          </w:tcPr>
          <w:p w14:paraId="526CBD4F" w14:textId="77777777" w:rsidR="00905ACC" w:rsidRDefault="00905ACC">
            <w:pPr>
              <w:numPr>
                <w:ilvl w:val="0"/>
                <w:numId w:val="2"/>
              </w:numPr>
              <w:pBdr>
                <w:top w:val="nil"/>
                <w:left w:val="nil"/>
                <w:bottom w:val="nil"/>
                <w:right w:val="nil"/>
                <w:between w:val="nil"/>
              </w:pBdr>
              <w:spacing w:after="0" w:line="240" w:lineRule="auto"/>
              <w:rPr>
                <w:b/>
                <w:color w:val="000000"/>
                <w:sz w:val="20"/>
                <w:szCs w:val="20"/>
              </w:rPr>
            </w:pPr>
          </w:p>
        </w:tc>
        <w:tc>
          <w:tcPr>
            <w:tcW w:w="1797" w:type="dxa"/>
            <w:shd w:val="clear" w:color="auto" w:fill="FFFFFF"/>
            <w:tcMar>
              <w:top w:w="72" w:type="dxa"/>
              <w:left w:w="144" w:type="dxa"/>
              <w:bottom w:w="72" w:type="dxa"/>
              <w:right w:w="144" w:type="dxa"/>
            </w:tcMar>
          </w:tcPr>
          <w:p w14:paraId="30A76321" w14:textId="5218E558" w:rsidR="00905ACC" w:rsidRDefault="00905ACC">
            <w:pPr>
              <w:spacing w:after="0" w:line="240" w:lineRule="auto"/>
              <w:jc w:val="left"/>
              <w:rPr>
                <w:sz w:val="20"/>
                <w:szCs w:val="20"/>
              </w:rPr>
            </w:pPr>
            <w:r>
              <w:rPr>
                <w:sz w:val="20"/>
                <w:szCs w:val="20"/>
              </w:rPr>
              <w:t>IP phones</w:t>
            </w:r>
          </w:p>
        </w:tc>
        <w:tc>
          <w:tcPr>
            <w:tcW w:w="4153" w:type="dxa"/>
            <w:shd w:val="clear" w:color="auto" w:fill="FFFFFF"/>
            <w:tcMar>
              <w:top w:w="72" w:type="dxa"/>
              <w:left w:w="144" w:type="dxa"/>
              <w:bottom w:w="72" w:type="dxa"/>
              <w:right w:w="144" w:type="dxa"/>
            </w:tcMar>
          </w:tcPr>
          <w:p w14:paraId="2092C441" w14:textId="77777777" w:rsidR="00905ACC" w:rsidRDefault="00905ACC">
            <w:pPr>
              <w:spacing w:after="0" w:line="240" w:lineRule="auto"/>
              <w:rPr>
                <w:sz w:val="20"/>
                <w:szCs w:val="20"/>
              </w:rPr>
            </w:pPr>
          </w:p>
        </w:tc>
        <w:tc>
          <w:tcPr>
            <w:tcW w:w="1128" w:type="dxa"/>
            <w:gridSpan w:val="2"/>
            <w:shd w:val="clear" w:color="auto" w:fill="FFFFFF"/>
            <w:tcMar>
              <w:top w:w="72" w:type="dxa"/>
              <w:left w:w="144" w:type="dxa"/>
              <w:bottom w:w="72" w:type="dxa"/>
              <w:right w:w="144" w:type="dxa"/>
            </w:tcMar>
          </w:tcPr>
          <w:p w14:paraId="397FAE3B" w14:textId="34755674" w:rsidR="00905ACC" w:rsidRDefault="00905ACC">
            <w:pPr>
              <w:spacing w:after="0" w:line="240" w:lineRule="auto"/>
              <w:jc w:val="right"/>
              <w:rPr>
                <w:sz w:val="20"/>
                <w:szCs w:val="20"/>
              </w:rPr>
            </w:pPr>
            <w:r>
              <w:rPr>
                <w:sz w:val="20"/>
                <w:szCs w:val="20"/>
              </w:rPr>
              <w:t>6500.00</w:t>
            </w:r>
          </w:p>
        </w:tc>
        <w:tc>
          <w:tcPr>
            <w:tcW w:w="675" w:type="dxa"/>
            <w:gridSpan w:val="2"/>
            <w:shd w:val="clear" w:color="auto" w:fill="FFFFFF"/>
            <w:tcMar>
              <w:top w:w="72" w:type="dxa"/>
              <w:left w:w="144" w:type="dxa"/>
              <w:bottom w:w="72" w:type="dxa"/>
              <w:right w:w="144" w:type="dxa"/>
            </w:tcMar>
            <w:vAlign w:val="center"/>
          </w:tcPr>
          <w:p w14:paraId="724BE53F" w14:textId="40362AE9" w:rsidR="00905ACC" w:rsidRDefault="00905ACC">
            <w:pPr>
              <w:spacing w:after="0" w:line="240" w:lineRule="auto"/>
              <w:jc w:val="center"/>
              <w:rPr>
                <w:sz w:val="20"/>
                <w:szCs w:val="20"/>
              </w:rPr>
            </w:pPr>
            <w:r>
              <w:rPr>
                <w:sz w:val="20"/>
                <w:szCs w:val="20"/>
              </w:rPr>
              <w:t>2</w:t>
            </w:r>
          </w:p>
        </w:tc>
        <w:tc>
          <w:tcPr>
            <w:tcW w:w="1116" w:type="dxa"/>
            <w:gridSpan w:val="2"/>
            <w:shd w:val="clear" w:color="auto" w:fill="FFFFFF"/>
            <w:tcMar>
              <w:top w:w="6" w:type="dxa"/>
              <w:left w:w="6" w:type="dxa"/>
              <w:bottom w:w="0" w:type="dxa"/>
              <w:right w:w="6" w:type="dxa"/>
            </w:tcMar>
            <w:vAlign w:val="center"/>
          </w:tcPr>
          <w:p w14:paraId="64A69D97" w14:textId="36902133" w:rsidR="00905ACC" w:rsidRDefault="00905ACC">
            <w:pPr>
              <w:spacing w:after="0" w:line="240" w:lineRule="auto"/>
              <w:jc w:val="right"/>
              <w:rPr>
                <w:sz w:val="20"/>
                <w:szCs w:val="20"/>
              </w:rPr>
            </w:pPr>
            <w:r>
              <w:rPr>
                <w:sz w:val="20"/>
                <w:szCs w:val="20"/>
              </w:rPr>
              <w:t>13000.00</w:t>
            </w:r>
          </w:p>
        </w:tc>
      </w:tr>
      <w:tr w:rsidR="00202E93" w14:paraId="7B56F62B" w14:textId="77777777">
        <w:trPr>
          <w:trHeight w:val="282"/>
          <w:jc w:val="center"/>
        </w:trPr>
        <w:tc>
          <w:tcPr>
            <w:tcW w:w="873" w:type="dxa"/>
            <w:shd w:val="clear" w:color="auto" w:fill="FFFFFF"/>
            <w:tcMar>
              <w:top w:w="72" w:type="dxa"/>
              <w:left w:w="144" w:type="dxa"/>
              <w:bottom w:w="72" w:type="dxa"/>
              <w:right w:w="144" w:type="dxa"/>
            </w:tcMar>
          </w:tcPr>
          <w:p w14:paraId="434E6A96" w14:textId="77777777" w:rsidR="00202E93" w:rsidRDefault="00202E93">
            <w:pPr>
              <w:spacing w:after="0" w:line="240" w:lineRule="auto"/>
              <w:rPr>
                <w:b/>
                <w:sz w:val="20"/>
                <w:szCs w:val="20"/>
              </w:rPr>
            </w:pPr>
          </w:p>
        </w:tc>
        <w:tc>
          <w:tcPr>
            <w:tcW w:w="1797" w:type="dxa"/>
            <w:shd w:val="clear" w:color="auto" w:fill="FFFFFF"/>
            <w:tcMar>
              <w:top w:w="72" w:type="dxa"/>
              <w:left w:w="144" w:type="dxa"/>
              <w:bottom w:w="72" w:type="dxa"/>
              <w:right w:w="144" w:type="dxa"/>
            </w:tcMar>
          </w:tcPr>
          <w:p w14:paraId="325BD9DB" w14:textId="77777777" w:rsidR="00202E93" w:rsidRDefault="007C18A2">
            <w:pPr>
              <w:spacing w:after="0" w:line="240" w:lineRule="auto"/>
              <w:rPr>
                <w:sz w:val="20"/>
                <w:szCs w:val="20"/>
              </w:rPr>
            </w:pPr>
            <w:bookmarkStart w:id="220" w:name="_heading=h.3z7bk57" w:colFirst="0" w:colLast="0"/>
            <w:bookmarkEnd w:id="220"/>
            <w:r>
              <w:rPr>
                <w:sz w:val="20"/>
                <w:szCs w:val="20"/>
              </w:rPr>
              <w:t>Miscellaneous</w:t>
            </w:r>
          </w:p>
        </w:tc>
        <w:tc>
          <w:tcPr>
            <w:tcW w:w="4153" w:type="dxa"/>
            <w:shd w:val="clear" w:color="auto" w:fill="FFFFFF"/>
            <w:tcMar>
              <w:top w:w="72" w:type="dxa"/>
              <w:left w:w="144" w:type="dxa"/>
              <w:bottom w:w="72" w:type="dxa"/>
              <w:right w:w="144" w:type="dxa"/>
            </w:tcMar>
          </w:tcPr>
          <w:p w14:paraId="08C1667A" w14:textId="77777777" w:rsidR="00202E93" w:rsidRDefault="00202E93">
            <w:pPr>
              <w:spacing w:after="0" w:line="240" w:lineRule="auto"/>
              <w:rPr>
                <w:sz w:val="20"/>
                <w:szCs w:val="20"/>
              </w:rPr>
            </w:pPr>
          </w:p>
        </w:tc>
        <w:tc>
          <w:tcPr>
            <w:tcW w:w="1128" w:type="dxa"/>
            <w:gridSpan w:val="2"/>
            <w:shd w:val="clear" w:color="auto" w:fill="FFFFFF"/>
            <w:tcMar>
              <w:top w:w="72" w:type="dxa"/>
              <w:left w:w="144" w:type="dxa"/>
              <w:bottom w:w="72" w:type="dxa"/>
              <w:right w:w="144" w:type="dxa"/>
            </w:tcMar>
          </w:tcPr>
          <w:p w14:paraId="7E850778" w14:textId="77777777" w:rsidR="00202E93" w:rsidRDefault="00202E93">
            <w:pPr>
              <w:spacing w:after="0" w:line="240" w:lineRule="auto"/>
              <w:jc w:val="right"/>
              <w:rPr>
                <w:sz w:val="20"/>
                <w:szCs w:val="20"/>
              </w:rPr>
            </w:pPr>
          </w:p>
        </w:tc>
        <w:tc>
          <w:tcPr>
            <w:tcW w:w="675" w:type="dxa"/>
            <w:gridSpan w:val="2"/>
            <w:shd w:val="clear" w:color="auto" w:fill="FFFFFF"/>
            <w:tcMar>
              <w:top w:w="72" w:type="dxa"/>
              <w:left w:w="144" w:type="dxa"/>
              <w:bottom w:w="72" w:type="dxa"/>
              <w:right w:w="144" w:type="dxa"/>
            </w:tcMar>
            <w:vAlign w:val="center"/>
          </w:tcPr>
          <w:p w14:paraId="507C8CCA" w14:textId="77777777" w:rsidR="00202E93" w:rsidRDefault="00202E93">
            <w:pPr>
              <w:spacing w:after="0" w:line="240" w:lineRule="auto"/>
              <w:jc w:val="center"/>
              <w:rPr>
                <w:sz w:val="20"/>
                <w:szCs w:val="20"/>
              </w:rPr>
            </w:pPr>
          </w:p>
        </w:tc>
        <w:tc>
          <w:tcPr>
            <w:tcW w:w="1116" w:type="dxa"/>
            <w:gridSpan w:val="2"/>
            <w:shd w:val="clear" w:color="auto" w:fill="FFFFFF"/>
            <w:tcMar>
              <w:top w:w="6" w:type="dxa"/>
              <w:left w:w="6" w:type="dxa"/>
              <w:bottom w:w="0" w:type="dxa"/>
              <w:right w:w="6" w:type="dxa"/>
            </w:tcMar>
            <w:vAlign w:val="center"/>
          </w:tcPr>
          <w:p w14:paraId="55320782" w14:textId="77777777" w:rsidR="00202E93" w:rsidRDefault="007C18A2">
            <w:pPr>
              <w:spacing w:after="0" w:line="240" w:lineRule="auto"/>
              <w:jc w:val="right"/>
              <w:rPr>
                <w:sz w:val="20"/>
                <w:szCs w:val="20"/>
              </w:rPr>
            </w:pPr>
            <w:bookmarkStart w:id="221" w:name="_heading=h.2eclud0" w:colFirst="0" w:colLast="0"/>
            <w:bookmarkEnd w:id="221"/>
            <w:r>
              <w:rPr>
                <w:sz w:val="20"/>
                <w:szCs w:val="20"/>
              </w:rPr>
              <w:t>6,000.00</w:t>
            </w:r>
          </w:p>
        </w:tc>
      </w:tr>
      <w:tr w:rsidR="00202E93" w14:paraId="67074A58" w14:textId="77777777">
        <w:trPr>
          <w:trHeight w:val="282"/>
          <w:jc w:val="center"/>
        </w:trPr>
        <w:tc>
          <w:tcPr>
            <w:tcW w:w="6850" w:type="dxa"/>
            <w:gridSpan w:val="4"/>
            <w:shd w:val="clear" w:color="auto" w:fill="FFFFFF"/>
            <w:tcMar>
              <w:top w:w="72" w:type="dxa"/>
              <w:left w:w="144" w:type="dxa"/>
              <w:bottom w:w="72" w:type="dxa"/>
              <w:right w:w="144" w:type="dxa"/>
            </w:tcMar>
          </w:tcPr>
          <w:p w14:paraId="522EB7B2" w14:textId="77777777" w:rsidR="00202E93" w:rsidRDefault="007C18A2">
            <w:pPr>
              <w:spacing w:after="0" w:line="240" w:lineRule="auto"/>
              <w:jc w:val="center"/>
              <w:rPr>
                <w:b/>
                <w:sz w:val="20"/>
                <w:szCs w:val="20"/>
              </w:rPr>
            </w:pPr>
            <w:bookmarkStart w:id="222" w:name="_heading=h.thw4kt" w:colFirst="0" w:colLast="0"/>
            <w:bookmarkEnd w:id="222"/>
            <w:r>
              <w:rPr>
                <w:b/>
                <w:sz w:val="20"/>
                <w:szCs w:val="20"/>
              </w:rPr>
              <w:t>Total</w:t>
            </w:r>
          </w:p>
        </w:tc>
        <w:tc>
          <w:tcPr>
            <w:tcW w:w="1131" w:type="dxa"/>
            <w:gridSpan w:val="2"/>
            <w:shd w:val="clear" w:color="auto" w:fill="FFFFFF"/>
            <w:tcMar>
              <w:top w:w="72" w:type="dxa"/>
              <w:left w:w="144" w:type="dxa"/>
              <w:bottom w:w="72" w:type="dxa"/>
              <w:right w:w="144" w:type="dxa"/>
            </w:tcMar>
            <w:vAlign w:val="center"/>
          </w:tcPr>
          <w:p w14:paraId="654A0D0A" w14:textId="77777777" w:rsidR="00202E93" w:rsidRDefault="00202E93">
            <w:pPr>
              <w:spacing w:after="0" w:line="240" w:lineRule="auto"/>
              <w:jc w:val="right"/>
              <w:rPr>
                <w:b/>
                <w:sz w:val="20"/>
                <w:szCs w:val="20"/>
              </w:rPr>
            </w:pPr>
          </w:p>
        </w:tc>
        <w:tc>
          <w:tcPr>
            <w:tcW w:w="669" w:type="dxa"/>
            <w:gridSpan w:val="2"/>
            <w:shd w:val="clear" w:color="auto" w:fill="FFFFFF"/>
            <w:tcMar>
              <w:top w:w="72" w:type="dxa"/>
              <w:left w:w="144" w:type="dxa"/>
              <w:bottom w:w="72" w:type="dxa"/>
              <w:right w:w="144" w:type="dxa"/>
            </w:tcMar>
            <w:vAlign w:val="center"/>
          </w:tcPr>
          <w:p w14:paraId="64E32F9E" w14:textId="77777777" w:rsidR="00202E93" w:rsidRDefault="00202E93">
            <w:pPr>
              <w:spacing w:after="0" w:line="240" w:lineRule="auto"/>
              <w:jc w:val="center"/>
              <w:rPr>
                <w:b/>
                <w:sz w:val="20"/>
                <w:szCs w:val="20"/>
              </w:rPr>
            </w:pPr>
          </w:p>
        </w:tc>
        <w:tc>
          <w:tcPr>
            <w:tcW w:w="1092" w:type="dxa"/>
            <w:shd w:val="clear" w:color="auto" w:fill="FFFFFF"/>
            <w:tcMar>
              <w:top w:w="6" w:type="dxa"/>
              <w:left w:w="6" w:type="dxa"/>
              <w:bottom w:w="0" w:type="dxa"/>
              <w:right w:w="6" w:type="dxa"/>
            </w:tcMar>
            <w:vAlign w:val="center"/>
          </w:tcPr>
          <w:p w14:paraId="7AA6AB51" w14:textId="6878A5E8" w:rsidR="00202E93" w:rsidRDefault="000561B3">
            <w:pPr>
              <w:spacing w:after="0" w:line="240" w:lineRule="auto"/>
              <w:jc w:val="right"/>
              <w:rPr>
                <w:b/>
                <w:sz w:val="20"/>
                <w:szCs w:val="20"/>
              </w:rPr>
            </w:pPr>
            <w:bookmarkStart w:id="223" w:name="_heading=h.3dhjn8m" w:colFirst="0" w:colLast="0"/>
            <w:bookmarkEnd w:id="223"/>
            <w:r>
              <w:rPr>
                <w:b/>
                <w:sz w:val="20"/>
                <w:szCs w:val="20"/>
              </w:rPr>
              <w:t>102 54</w:t>
            </w:r>
            <w:r w:rsidR="007C18A2">
              <w:rPr>
                <w:b/>
                <w:sz w:val="20"/>
                <w:szCs w:val="20"/>
              </w:rPr>
              <w:t>0</w:t>
            </w:r>
            <w:r>
              <w:rPr>
                <w:b/>
                <w:sz w:val="20"/>
                <w:szCs w:val="20"/>
              </w:rPr>
              <w:t>.00</w:t>
            </w:r>
          </w:p>
        </w:tc>
      </w:tr>
    </w:tbl>
    <w:p w14:paraId="1DBBFEFE" w14:textId="77777777" w:rsidR="00202E93" w:rsidRDefault="00202E93">
      <w:pPr>
        <w:pStyle w:val="Heading2"/>
        <w:sectPr w:rsidR="00202E93">
          <w:pgSz w:w="11906" w:h="16838"/>
          <w:pgMar w:top="1440" w:right="1440" w:bottom="1440" w:left="1440" w:header="720" w:footer="720" w:gutter="0"/>
          <w:cols w:space="720"/>
        </w:sectPr>
      </w:pPr>
      <w:bookmarkStart w:id="224" w:name="_heading=h.1smtxgf" w:colFirst="0" w:colLast="0"/>
      <w:bookmarkEnd w:id="224"/>
    </w:p>
    <w:p w14:paraId="503214C3" w14:textId="77777777" w:rsidR="00202E93" w:rsidRDefault="007C18A2" w:rsidP="00ED411E">
      <w:pPr>
        <w:pStyle w:val="Heading1"/>
      </w:pPr>
      <w:bookmarkStart w:id="225" w:name="_Toc184769082"/>
      <w:bookmarkStart w:id="226" w:name="_Toc188447072"/>
      <w:commentRangeStart w:id="227"/>
      <w:r>
        <w:lastRenderedPageBreak/>
        <w:t>REFERENCES</w:t>
      </w:r>
      <w:bookmarkEnd w:id="225"/>
      <w:bookmarkEnd w:id="226"/>
      <w:commentRangeEnd w:id="227"/>
      <w:r w:rsidR="00200FF0">
        <w:rPr>
          <w:rStyle w:val="CommentReference"/>
          <w:b w:val="0"/>
        </w:rPr>
        <w:commentReference w:id="227"/>
      </w:r>
    </w:p>
    <w:sdt>
      <w:sdtPr>
        <w:rPr>
          <w:color w:val="000000"/>
        </w:rPr>
        <w:tag w:val="MENDELEY_BIBLIOGRAPHY"/>
        <w:id w:val="1244145481"/>
        <w:placeholder>
          <w:docPart w:val="DefaultPlaceholder_-1854013440"/>
        </w:placeholder>
      </w:sdtPr>
      <w:sdtContent>
        <w:p w14:paraId="2F8888C8" w14:textId="77777777" w:rsidR="001D69DE" w:rsidRDefault="001D69DE">
          <w:pPr>
            <w:autoSpaceDE w:val="0"/>
            <w:autoSpaceDN w:val="0"/>
            <w:ind w:hanging="480"/>
            <w:divId w:val="1029795328"/>
          </w:pPr>
          <w:r>
            <w:t xml:space="preserve">Abbaszadeh, M., Ehteram, M., Ahmed, A. N., Singh, V. P., &amp; </w:t>
          </w:r>
          <w:proofErr w:type="spellStart"/>
          <w:r>
            <w:t>Elshafie</w:t>
          </w:r>
          <w:proofErr w:type="spellEnd"/>
          <w:r>
            <w:t xml:space="preserve">, A. (2021). The copper grade estimation of porphyry deposits using machine learning algorithms and Henry gas solubility optimization. </w:t>
          </w:r>
          <w:r>
            <w:rPr>
              <w:i/>
              <w:iCs/>
            </w:rPr>
            <w:t>Earth Science Informatics</w:t>
          </w:r>
          <w:r>
            <w:t xml:space="preserve">, </w:t>
          </w:r>
          <w:r>
            <w:rPr>
              <w:i/>
              <w:iCs/>
            </w:rPr>
            <w:t>14</w:t>
          </w:r>
          <w:r>
            <w:t>, 2049–2075.</w:t>
          </w:r>
        </w:p>
        <w:p w14:paraId="23F41D46" w14:textId="77777777" w:rsidR="001D69DE" w:rsidRDefault="001D69DE">
          <w:pPr>
            <w:autoSpaceDE w:val="0"/>
            <w:autoSpaceDN w:val="0"/>
            <w:ind w:hanging="480"/>
            <w:divId w:val="191499889"/>
          </w:pPr>
          <w:r>
            <w:t xml:space="preserve">Balasubramanian, A., &amp; Balasubramanian, P. A. (2016). </w:t>
          </w:r>
          <w:r>
            <w:rPr>
              <w:i/>
              <w:iCs/>
            </w:rPr>
            <w:t>AN OVERVIEW OF MINING METHODS</w:t>
          </w:r>
          <w:r>
            <w:t>. https://doi.org/10.13140/RG.2.2.15761.63845</w:t>
          </w:r>
        </w:p>
        <w:p w14:paraId="6713DE3E" w14:textId="77777777" w:rsidR="001D69DE" w:rsidRDefault="001D69DE">
          <w:pPr>
            <w:autoSpaceDE w:val="0"/>
            <w:autoSpaceDN w:val="0"/>
            <w:ind w:hanging="480"/>
            <w:divId w:val="2106265130"/>
          </w:pPr>
          <w:r>
            <w:t xml:space="preserve">Cai, M. (2024). </w:t>
          </w:r>
          <w:proofErr w:type="spellStart"/>
          <w:r>
            <w:t>Rockburst</w:t>
          </w:r>
          <w:proofErr w:type="spellEnd"/>
          <w:r>
            <w:t xml:space="preserve"> risk control and mitigation in deep mining. </w:t>
          </w:r>
          <w:r>
            <w:rPr>
              <w:i/>
              <w:iCs/>
            </w:rPr>
            <w:t>Deep Resources Engineering</w:t>
          </w:r>
          <w:r>
            <w:t>, 100019.</w:t>
          </w:r>
        </w:p>
        <w:p w14:paraId="0041EC3C" w14:textId="77777777" w:rsidR="001D69DE" w:rsidRDefault="001D69DE">
          <w:pPr>
            <w:autoSpaceDE w:val="0"/>
            <w:autoSpaceDN w:val="0"/>
            <w:ind w:hanging="480"/>
            <w:divId w:val="799298857"/>
          </w:pPr>
          <w:r>
            <w:t xml:space="preserve">Cao, P., Liu, J., Wang, Y., Liu, X., Wang, H., &amp; Wang, D. (2024). Inversion of mine ventilation resistance coefficients enhanced by deep reinforcement learning. </w:t>
          </w:r>
          <w:r>
            <w:rPr>
              <w:i/>
              <w:iCs/>
            </w:rPr>
            <w:t>Process Safety and Environmental Protection</w:t>
          </w:r>
          <w:r>
            <w:t xml:space="preserve">, </w:t>
          </w:r>
          <w:r>
            <w:rPr>
              <w:i/>
              <w:iCs/>
            </w:rPr>
            <w:t>182</w:t>
          </w:r>
          <w:r>
            <w:t>, 387–404.</w:t>
          </w:r>
        </w:p>
        <w:p w14:paraId="7C106900" w14:textId="77777777" w:rsidR="001D69DE" w:rsidRDefault="001D69DE">
          <w:pPr>
            <w:autoSpaceDE w:val="0"/>
            <w:autoSpaceDN w:val="0"/>
            <w:ind w:hanging="480"/>
            <w:divId w:val="1157186737"/>
          </w:pPr>
          <w:proofErr w:type="spellStart"/>
          <w:r>
            <w:t>Ghojoghi</w:t>
          </w:r>
          <w:proofErr w:type="spellEnd"/>
          <w:r>
            <w:t xml:space="preserve">, E., </w:t>
          </w:r>
          <w:proofErr w:type="spellStart"/>
          <w:r>
            <w:t>Farsangi</w:t>
          </w:r>
          <w:proofErr w:type="spellEnd"/>
          <w:r>
            <w:t xml:space="preserve">, M. A. E., Mansouri, H., &amp; Rashedi, E. (2024). Prediction and minimization of blasting </w:t>
          </w:r>
          <w:proofErr w:type="spellStart"/>
          <w:r>
            <w:t>flyrock</w:t>
          </w:r>
          <w:proofErr w:type="spellEnd"/>
          <w:r>
            <w:t xml:space="preserve"> distance, using deep neural networks and gravitational search algorithm, JAYA, and multi-verse optimization algorithms. </w:t>
          </w:r>
          <w:proofErr w:type="spellStart"/>
          <w:r>
            <w:rPr>
              <w:i/>
              <w:iCs/>
            </w:rPr>
            <w:t>Heliyon</w:t>
          </w:r>
          <w:proofErr w:type="spellEnd"/>
          <w:r>
            <w:t xml:space="preserve">, </w:t>
          </w:r>
          <w:r>
            <w:rPr>
              <w:i/>
              <w:iCs/>
            </w:rPr>
            <w:t>10</w:t>
          </w:r>
          <w:r>
            <w:t>(19).</w:t>
          </w:r>
        </w:p>
        <w:p w14:paraId="1C990F7A" w14:textId="77777777" w:rsidR="001D69DE" w:rsidRPr="00D57A69" w:rsidRDefault="001D69DE">
          <w:pPr>
            <w:autoSpaceDE w:val="0"/>
            <w:autoSpaceDN w:val="0"/>
            <w:ind w:hanging="480"/>
            <w:divId w:val="1536772598"/>
            <w:rPr>
              <w:lang w:val="de-DE"/>
            </w:rPr>
          </w:pPr>
          <w:r>
            <w:t xml:space="preserve">Gray, D. (2024). </w:t>
          </w:r>
          <w:r>
            <w:rPr>
              <w:i/>
              <w:iCs/>
            </w:rPr>
            <w:t>Mark Weiser and the origins of ubiquitous computing: John Tinnell: The philosopher of Palo Alto: Mark Weiser, Xerox PARC, and the original internet of things, Chicago: University of Chicago Press, 2023, 368 pp, $29.00 HB</w:t>
          </w:r>
          <w:r>
            <w:t xml:space="preserve">. </w:t>
          </w:r>
          <w:r w:rsidRPr="00D57A69">
            <w:rPr>
              <w:lang w:val="de-DE"/>
            </w:rPr>
            <w:t>Springer.</w:t>
          </w:r>
        </w:p>
        <w:p w14:paraId="36F38187" w14:textId="77777777" w:rsidR="001D69DE" w:rsidRDefault="001D69DE">
          <w:pPr>
            <w:autoSpaceDE w:val="0"/>
            <w:autoSpaceDN w:val="0"/>
            <w:ind w:hanging="480"/>
            <w:divId w:val="1386828784"/>
          </w:pPr>
          <w:r w:rsidRPr="00D57A69">
            <w:rPr>
              <w:lang w:val="de-DE"/>
            </w:rPr>
            <w:t xml:space="preserve">Gu, Y., Li, H., Dou, L., Wu, M., Guo, H., Huang, W., Gu, J., Babaee, S., Jiang, L., &amp; Feng, L. (2024). </w:t>
          </w:r>
          <w:r>
            <w:t xml:space="preserve">Advance in Detection and Management for Underground Coal Fires: A Global Technological Overview. </w:t>
          </w:r>
          <w:r>
            <w:rPr>
              <w:i/>
              <w:iCs/>
            </w:rPr>
            <w:t>Combustion Science and Technology</w:t>
          </w:r>
          <w:r>
            <w:t>, 1–38.</w:t>
          </w:r>
        </w:p>
        <w:p w14:paraId="36BCF973" w14:textId="77777777" w:rsidR="001D69DE" w:rsidRDefault="001D69DE">
          <w:pPr>
            <w:autoSpaceDE w:val="0"/>
            <w:autoSpaceDN w:val="0"/>
            <w:ind w:hanging="480"/>
            <w:divId w:val="1660114006"/>
          </w:pPr>
          <w:r>
            <w:t xml:space="preserve">Jo, B. W., &amp; Khan, R. M. A. (2017). An event reporting and early-warning safety system based on the internet of things for underground coal mines: A case study. </w:t>
          </w:r>
          <w:r>
            <w:rPr>
              <w:i/>
              <w:iCs/>
            </w:rPr>
            <w:t>Applied Sciences</w:t>
          </w:r>
          <w:r>
            <w:t xml:space="preserve">, </w:t>
          </w:r>
          <w:r>
            <w:rPr>
              <w:i/>
              <w:iCs/>
            </w:rPr>
            <w:t>7</w:t>
          </w:r>
          <w:r>
            <w:t>(9), 925.</w:t>
          </w:r>
        </w:p>
        <w:p w14:paraId="0ABA8FB7" w14:textId="77777777" w:rsidR="001D69DE" w:rsidRDefault="001D69DE">
          <w:pPr>
            <w:autoSpaceDE w:val="0"/>
            <w:autoSpaceDN w:val="0"/>
            <w:ind w:hanging="480"/>
            <w:divId w:val="866914465"/>
          </w:pPr>
          <w:r>
            <w:t xml:space="preserve">Kim, S.-M., Choi, Y., &amp; Suh, J. (2020). Applications of the open-source hardware Arduino platform in the mining industry: A review. </w:t>
          </w:r>
          <w:r>
            <w:rPr>
              <w:i/>
              <w:iCs/>
            </w:rPr>
            <w:t>Applied Sciences</w:t>
          </w:r>
          <w:r>
            <w:t xml:space="preserve">, </w:t>
          </w:r>
          <w:r>
            <w:rPr>
              <w:i/>
              <w:iCs/>
            </w:rPr>
            <w:t>10</w:t>
          </w:r>
          <w:r>
            <w:t>(14), 5018.</w:t>
          </w:r>
        </w:p>
        <w:p w14:paraId="32281847" w14:textId="77777777" w:rsidR="001D69DE" w:rsidRDefault="001D69DE">
          <w:pPr>
            <w:autoSpaceDE w:val="0"/>
            <w:autoSpaceDN w:val="0"/>
            <w:ind w:hanging="480"/>
            <w:divId w:val="1307205116"/>
          </w:pPr>
          <w:r>
            <w:t xml:space="preserve">Leech, B. J. (2024). Canary in a Coal Mine: From Mine Safety Technique to Animal Metaphor. </w:t>
          </w:r>
          <w:r>
            <w:rPr>
              <w:i/>
              <w:iCs/>
            </w:rPr>
            <w:t>Comparative American Studies An International Journal</w:t>
          </w:r>
          <w:r>
            <w:t xml:space="preserve">, </w:t>
          </w:r>
          <w:r>
            <w:rPr>
              <w:i/>
              <w:iCs/>
            </w:rPr>
            <w:t>21</w:t>
          </w:r>
          <w:r>
            <w:t>(1–2), 85–100.</w:t>
          </w:r>
        </w:p>
        <w:p w14:paraId="4738297E" w14:textId="77777777" w:rsidR="001D69DE" w:rsidRDefault="001D69DE">
          <w:pPr>
            <w:autoSpaceDE w:val="0"/>
            <w:autoSpaceDN w:val="0"/>
            <w:ind w:hanging="480"/>
            <w:divId w:val="628710752"/>
          </w:pPr>
          <w:r>
            <w:lastRenderedPageBreak/>
            <w:t xml:space="preserve">Liu, X., Zhang, X., Wang, L., Qu, F., Shao, A., Zhao, L., Wang, H., Yue, X., Li, Y., &amp; Yan, W. (2024). Research progress and prospects of intelligent technology in underground mining of hard rock mines. </w:t>
          </w:r>
          <w:r>
            <w:rPr>
              <w:i/>
              <w:iCs/>
            </w:rPr>
            <w:t>Green and Smart Mining Engineering</w:t>
          </w:r>
          <w:r>
            <w:t>.</w:t>
          </w:r>
        </w:p>
        <w:p w14:paraId="509CAE79" w14:textId="77777777" w:rsidR="001D69DE" w:rsidRDefault="001D69DE">
          <w:pPr>
            <w:autoSpaceDE w:val="0"/>
            <w:autoSpaceDN w:val="0"/>
            <w:ind w:hanging="480"/>
            <w:divId w:val="2069112191"/>
          </w:pPr>
          <w:proofErr w:type="spellStart"/>
          <w:r>
            <w:t>Matloob</w:t>
          </w:r>
          <w:proofErr w:type="spellEnd"/>
          <w:r>
            <w:t xml:space="preserve">, S., Yang, L., Kashif, Q. M., &amp; Shah, F. (n.d.). Continuous monitoring of coal mine dangers with an automated internet of things system. </w:t>
          </w:r>
          <w:r>
            <w:rPr>
              <w:i/>
              <w:iCs/>
            </w:rPr>
            <w:t>International Journal of Science and Research Archive</w:t>
          </w:r>
          <w:r>
            <w:t xml:space="preserve">, </w:t>
          </w:r>
          <w:r>
            <w:rPr>
              <w:i/>
              <w:iCs/>
            </w:rPr>
            <w:t>12</w:t>
          </w:r>
          <w:r>
            <w:t>(2).</w:t>
          </w:r>
        </w:p>
        <w:p w14:paraId="25DE40C9" w14:textId="77777777" w:rsidR="001D69DE" w:rsidRDefault="001D69DE">
          <w:pPr>
            <w:autoSpaceDE w:val="0"/>
            <w:autoSpaceDN w:val="0"/>
            <w:ind w:hanging="480"/>
            <w:divId w:val="1587379856"/>
          </w:pPr>
          <w:r>
            <w:t xml:space="preserve">Morgenroth, J., Khan, U. T., &amp; Perras, M. A. (2019). An overview of opportunities for machine learning methods in underground rock engineering design. </w:t>
          </w:r>
          <w:r>
            <w:rPr>
              <w:i/>
              <w:iCs/>
            </w:rPr>
            <w:t>Geosciences</w:t>
          </w:r>
          <w:r>
            <w:t xml:space="preserve">, </w:t>
          </w:r>
          <w:r>
            <w:rPr>
              <w:i/>
              <w:iCs/>
            </w:rPr>
            <w:t>9</w:t>
          </w:r>
          <w:r>
            <w:t>(12), 504.</w:t>
          </w:r>
        </w:p>
        <w:p w14:paraId="5A6816EA" w14:textId="77777777" w:rsidR="001D69DE" w:rsidRDefault="001D69DE">
          <w:pPr>
            <w:autoSpaceDE w:val="0"/>
            <w:autoSpaceDN w:val="0"/>
            <w:ind w:hanging="480"/>
            <w:divId w:val="2075420882"/>
          </w:pPr>
          <w:r>
            <w:t xml:space="preserve">Ogola, J. S., </w:t>
          </w:r>
          <w:proofErr w:type="spellStart"/>
          <w:r>
            <w:t>Mitullah</w:t>
          </w:r>
          <w:proofErr w:type="spellEnd"/>
          <w:r>
            <w:t xml:space="preserve">, W. V, &amp; </w:t>
          </w:r>
          <w:proofErr w:type="spellStart"/>
          <w:r>
            <w:t>Omulo</w:t>
          </w:r>
          <w:proofErr w:type="spellEnd"/>
          <w:r>
            <w:t xml:space="preserve">, M. A. (2002). Impact of gold mining on the environment and human health: a case study in the Migori gold belt, Kenya. </w:t>
          </w:r>
          <w:r>
            <w:rPr>
              <w:i/>
              <w:iCs/>
            </w:rPr>
            <w:t>Environmental Geochemistry and Health</w:t>
          </w:r>
          <w:r>
            <w:t xml:space="preserve">, </w:t>
          </w:r>
          <w:r>
            <w:rPr>
              <w:i/>
              <w:iCs/>
            </w:rPr>
            <w:t>24</w:t>
          </w:r>
          <w:r>
            <w:t>, 141–157.</w:t>
          </w:r>
        </w:p>
        <w:p w14:paraId="6643FC2D" w14:textId="77777777" w:rsidR="001D69DE" w:rsidRDefault="001D69DE">
          <w:pPr>
            <w:autoSpaceDE w:val="0"/>
            <w:autoSpaceDN w:val="0"/>
            <w:ind w:hanging="480"/>
            <w:divId w:val="1430933638"/>
          </w:pPr>
          <w:r>
            <w:t xml:space="preserve">Parra, P. (2021). Toxic Gases in Mining. </w:t>
          </w:r>
          <w:r>
            <w:rPr>
              <w:i/>
              <w:iCs/>
            </w:rPr>
            <w:t>International Journal of Engineering and Management Research</w:t>
          </w:r>
          <w:r>
            <w:t xml:space="preserve">, </w:t>
          </w:r>
          <w:r>
            <w:rPr>
              <w:i/>
              <w:iCs/>
            </w:rPr>
            <w:t>11</w:t>
          </w:r>
          <w:r>
            <w:t>(4), 239–241.</w:t>
          </w:r>
        </w:p>
        <w:p w14:paraId="592E3D23" w14:textId="77777777" w:rsidR="001D69DE" w:rsidRDefault="001D69DE">
          <w:pPr>
            <w:autoSpaceDE w:val="0"/>
            <w:autoSpaceDN w:val="0"/>
            <w:ind w:hanging="480"/>
            <w:divId w:val="580606778"/>
          </w:pPr>
          <w:r>
            <w:t xml:space="preserve">Pollock, C. (2016). The canary in the coal mine. </w:t>
          </w:r>
          <w:r>
            <w:rPr>
              <w:i/>
              <w:iCs/>
            </w:rPr>
            <w:t>Journal of Avian Medicine and Surgery</w:t>
          </w:r>
          <w:r>
            <w:t xml:space="preserve">, </w:t>
          </w:r>
          <w:r>
            <w:rPr>
              <w:i/>
              <w:iCs/>
            </w:rPr>
            <w:t>30</w:t>
          </w:r>
          <w:r>
            <w:t>(4), 386–391.</w:t>
          </w:r>
        </w:p>
        <w:p w14:paraId="5DEC4C0B" w14:textId="77777777" w:rsidR="001D69DE" w:rsidRDefault="001D69DE">
          <w:pPr>
            <w:autoSpaceDE w:val="0"/>
            <w:autoSpaceDN w:val="0"/>
            <w:ind w:hanging="480"/>
            <w:divId w:val="1934434871"/>
          </w:pPr>
          <w:r w:rsidRPr="00D57A69">
            <w:rPr>
              <w:lang w:val="de-DE"/>
            </w:rPr>
            <w:t xml:space="preserve">Pramanik, J., Jayanthu, S., &amp; Samal, D. A. K. (2024). </w:t>
          </w:r>
          <w:r>
            <w:t xml:space="preserve">Applications of IoT Framework for Underground Mine Safety: Limitations and Solutions. </w:t>
          </w:r>
          <w:r>
            <w:rPr>
              <w:i/>
              <w:iCs/>
            </w:rPr>
            <w:t>Journal of Mining and Environment</w:t>
          </w:r>
          <w:r>
            <w:t xml:space="preserve">, </w:t>
          </w:r>
          <w:r>
            <w:rPr>
              <w:i/>
              <w:iCs/>
            </w:rPr>
            <w:t>15</w:t>
          </w:r>
          <w:r>
            <w:t>(3), 923–942.</w:t>
          </w:r>
        </w:p>
        <w:p w14:paraId="4D2E2427" w14:textId="77777777" w:rsidR="001D69DE" w:rsidRDefault="001D69DE">
          <w:pPr>
            <w:autoSpaceDE w:val="0"/>
            <w:autoSpaceDN w:val="0"/>
            <w:ind w:hanging="480"/>
            <w:divId w:val="41053744"/>
          </w:pPr>
          <w:r>
            <w:t xml:space="preserve">Raheem, S. R. (2011). Remote monitoring of safe and risky regions of toxic gases in underground mines: A preventive safety measures. </w:t>
          </w:r>
          <w:r>
            <w:rPr>
              <w:i/>
              <w:iCs/>
            </w:rPr>
            <w:t>Postgraduate Diploma Thesis Report, African Institute for Mathematical Sciences (AIMS), South Africa</w:t>
          </w:r>
          <w:r>
            <w:t>.</w:t>
          </w:r>
        </w:p>
        <w:p w14:paraId="7E2DC40E" w14:textId="77777777" w:rsidR="001D69DE" w:rsidRDefault="001D69DE">
          <w:pPr>
            <w:autoSpaceDE w:val="0"/>
            <w:autoSpaceDN w:val="0"/>
            <w:ind w:hanging="480"/>
            <w:divId w:val="2095734622"/>
          </w:pPr>
          <w:proofErr w:type="spellStart"/>
          <w:r>
            <w:t>Sembroiz</w:t>
          </w:r>
          <w:proofErr w:type="spellEnd"/>
          <w:r>
            <w:t xml:space="preserve">, D., Ricciardi, S., &amp; </w:t>
          </w:r>
          <w:proofErr w:type="spellStart"/>
          <w:r>
            <w:t>Careglio</w:t>
          </w:r>
          <w:proofErr w:type="spellEnd"/>
          <w:r>
            <w:t xml:space="preserve">, D. (2018). A novel cloud-based IoT architecture for smart building automation. In </w:t>
          </w:r>
          <w:r>
            <w:rPr>
              <w:i/>
              <w:iCs/>
            </w:rPr>
            <w:t>Security and resilience in intelligent data-centric systems and communication networks</w:t>
          </w:r>
          <w:r>
            <w:t xml:space="preserve"> (pp. 215–233). Elsevier.</w:t>
          </w:r>
        </w:p>
        <w:p w14:paraId="3CC74FC3" w14:textId="77777777" w:rsidR="001D69DE" w:rsidRDefault="001D69DE">
          <w:pPr>
            <w:autoSpaceDE w:val="0"/>
            <w:autoSpaceDN w:val="0"/>
            <w:ind w:hanging="480"/>
            <w:divId w:val="1460563950"/>
          </w:pPr>
          <w:r>
            <w:t xml:space="preserve">Semin, M., &amp; </w:t>
          </w:r>
          <w:proofErr w:type="spellStart"/>
          <w:r>
            <w:t>Kormshchikov</w:t>
          </w:r>
          <w:proofErr w:type="spellEnd"/>
          <w:r>
            <w:t xml:space="preserve">, D. (2024). Application of artificial intelligence in mine ventilation: a brief review. </w:t>
          </w:r>
          <w:r>
            <w:rPr>
              <w:i/>
              <w:iCs/>
            </w:rPr>
            <w:t>Frontiers in Artificial Intelligence</w:t>
          </w:r>
          <w:r>
            <w:t xml:space="preserve">, </w:t>
          </w:r>
          <w:r>
            <w:rPr>
              <w:i/>
              <w:iCs/>
            </w:rPr>
            <w:t>7</w:t>
          </w:r>
          <w:r>
            <w:t>, 1402555.</w:t>
          </w:r>
        </w:p>
        <w:p w14:paraId="454BBD49" w14:textId="77777777" w:rsidR="001D69DE" w:rsidRDefault="001D69DE">
          <w:pPr>
            <w:autoSpaceDE w:val="0"/>
            <w:autoSpaceDN w:val="0"/>
            <w:ind w:hanging="480"/>
            <w:divId w:val="1533879792"/>
          </w:pPr>
          <w:proofErr w:type="spellStart"/>
          <w:r>
            <w:t>Tsae</w:t>
          </w:r>
          <w:proofErr w:type="spellEnd"/>
          <w:r>
            <w:t xml:space="preserve">, N. B., Adachi, T., &amp; Kawamura, Y. (2023). Application of artificial neural network for the prediction of copper ore grade. </w:t>
          </w:r>
          <w:r>
            <w:rPr>
              <w:i/>
              <w:iCs/>
            </w:rPr>
            <w:t>Minerals</w:t>
          </w:r>
          <w:r>
            <w:t xml:space="preserve">, </w:t>
          </w:r>
          <w:r>
            <w:rPr>
              <w:i/>
              <w:iCs/>
            </w:rPr>
            <w:t>13</w:t>
          </w:r>
          <w:r>
            <w:t>(5), 658.</w:t>
          </w:r>
        </w:p>
        <w:p w14:paraId="05A9845F" w14:textId="77777777" w:rsidR="001D69DE" w:rsidRDefault="001D69DE">
          <w:pPr>
            <w:autoSpaceDE w:val="0"/>
            <w:autoSpaceDN w:val="0"/>
            <w:ind w:hanging="480"/>
            <w:divId w:val="930703206"/>
          </w:pPr>
          <w:r>
            <w:lastRenderedPageBreak/>
            <w:t xml:space="preserve">Wagner, H. (2019). Deep mining: a rock engineering challenge. </w:t>
          </w:r>
          <w:r>
            <w:rPr>
              <w:i/>
              <w:iCs/>
            </w:rPr>
            <w:t>Rock Mechanics and Rock Engineering</w:t>
          </w:r>
          <w:r>
            <w:t xml:space="preserve">, </w:t>
          </w:r>
          <w:r>
            <w:rPr>
              <w:i/>
              <w:iCs/>
            </w:rPr>
            <w:t>52</w:t>
          </w:r>
          <w:r>
            <w:t>, 1417–1446.</w:t>
          </w:r>
        </w:p>
        <w:p w14:paraId="5347E4BC" w14:textId="77777777" w:rsidR="001D69DE" w:rsidRDefault="001D69DE">
          <w:pPr>
            <w:autoSpaceDE w:val="0"/>
            <w:autoSpaceDN w:val="0"/>
            <w:ind w:hanging="480"/>
            <w:divId w:val="1981567946"/>
          </w:pPr>
          <w:r>
            <w:t xml:space="preserve">Wojtecki, Ł., </w:t>
          </w:r>
          <w:proofErr w:type="spellStart"/>
          <w:r>
            <w:t>Iwaszenko</w:t>
          </w:r>
          <w:proofErr w:type="spellEnd"/>
          <w:r>
            <w:t xml:space="preserve">, S., Apel, D. B., Bukowska, M., &amp; Makowka, J. (2022). Use of machine learning algorithms to assess the state of </w:t>
          </w:r>
          <w:proofErr w:type="spellStart"/>
          <w:r>
            <w:t>rockburst</w:t>
          </w:r>
          <w:proofErr w:type="spellEnd"/>
          <w:r>
            <w:t xml:space="preserve"> hazard in underground coal mine openings. </w:t>
          </w:r>
          <w:r>
            <w:rPr>
              <w:i/>
              <w:iCs/>
            </w:rPr>
            <w:t>Journal of Rock Mechanics and Geotechnical Engineering</w:t>
          </w:r>
          <w:r>
            <w:t xml:space="preserve">, </w:t>
          </w:r>
          <w:r>
            <w:rPr>
              <w:i/>
              <w:iCs/>
            </w:rPr>
            <w:t>14</w:t>
          </w:r>
          <w:r>
            <w:t>(3), 703–713.</w:t>
          </w:r>
        </w:p>
        <w:p w14:paraId="081EF14B" w14:textId="77777777" w:rsidR="001D69DE" w:rsidRDefault="001D69DE">
          <w:pPr>
            <w:autoSpaceDE w:val="0"/>
            <w:autoSpaceDN w:val="0"/>
            <w:ind w:hanging="480"/>
            <w:divId w:val="1305810755"/>
          </w:pPr>
          <w:proofErr w:type="spellStart"/>
          <w:r>
            <w:t>Yalli</w:t>
          </w:r>
          <w:proofErr w:type="spellEnd"/>
          <w:r>
            <w:t>, J. S., Hasan, M. H., &amp; Badawi, A. (2024). Internet of things (</w:t>
          </w:r>
          <w:proofErr w:type="spellStart"/>
          <w:r>
            <w:t>iot</w:t>
          </w:r>
          <w:proofErr w:type="spellEnd"/>
          <w:r>
            <w:t xml:space="preserve">): Origin, embedded technologies, smart applications and its growth in the last decade. </w:t>
          </w:r>
          <w:proofErr w:type="spellStart"/>
          <w:r>
            <w:rPr>
              <w:i/>
              <w:iCs/>
            </w:rPr>
            <w:t>IEEe</w:t>
          </w:r>
          <w:proofErr w:type="spellEnd"/>
          <w:r>
            <w:rPr>
              <w:i/>
              <w:iCs/>
            </w:rPr>
            <w:t xml:space="preserve"> Access</w:t>
          </w:r>
          <w:r>
            <w:t>.</w:t>
          </w:r>
        </w:p>
        <w:p w14:paraId="261B7A6D" w14:textId="77777777" w:rsidR="001D69DE" w:rsidRDefault="001D69DE">
          <w:pPr>
            <w:autoSpaceDE w:val="0"/>
            <w:autoSpaceDN w:val="0"/>
            <w:ind w:hanging="480"/>
            <w:divId w:val="1507016058"/>
          </w:pPr>
          <w:r>
            <w:t xml:space="preserve">Yu, Z., Shi, X., Zhou, J., Gou, Y., Rao, D., &amp; Huo, X. (2021a). Machine-learning-aided determination of post-blast ore boundary for controlling ore loss and dilution. </w:t>
          </w:r>
          <w:r>
            <w:rPr>
              <w:i/>
              <w:iCs/>
            </w:rPr>
            <w:t>Natural Resources Research</w:t>
          </w:r>
          <w:r>
            <w:t xml:space="preserve">, </w:t>
          </w:r>
          <w:r>
            <w:rPr>
              <w:i/>
              <w:iCs/>
            </w:rPr>
            <w:t>30</w:t>
          </w:r>
          <w:r>
            <w:t>, 4063–4078.</w:t>
          </w:r>
        </w:p>
        <w:p w14:paraId="07347993" w14:textId="77777777" w:rsidR="001D69DE" w:rsidRDefault="001D69DE">
          <w:pPr>
            <w:autoSpaceDE w:val="0"/>
            <w:autoSpaceDN w:val="0"/>
            <w:ind w:hanging="480"/>
            <w:divId w:val="1742676141"/>
          </w:pPr>
          <w:r>
            <w:t xml:space="preserve">Yu, Z., Shi, X., Zhou, J., Gou, Y., Rao, D., &amp; Huo, X. (2021b). Machine-learning-aided determination of post-blast ore boundary for controlling ore loss and dilution. </w:t>
          </w:r>
          <w:r>
            <w:rPr>
              <w:i/>
              <w:iCs/>
            </w:rPr>
            <w:t>Natural Resources Research</w:t>
          </w:r>
          <w:r>
            <w:t xml:space="preserve">, </w:t>
          </w:r>
          <w:r>
            <w:rPr>
              <w:i/>
              <w:iCs/>
            </w:rPr>
            <w:t>30</w:t>
          </w:r>
          <w:r>
            <w:t>, 4063–4078.</w:t>
          </w:r>
        </w:p>
        <w:p w14:paraId="0328A4F1" w14:textId="77777777" w:rsidR="001D69DE" w:rsidRDefault="001D69DE">
          <w:pPr>
            <w:autoSpaceDE w:val="0"/>
            <w:autoSpaceDN w:val="0"/>
            <w:ind w:hanging="480"/>
            <w:divId w:val="177889867"/>
          </w:pPr>
          <w:r>
            <w:t xml:space="preserve">Zhang, Y., Yang, W., Han, D., &amp; Kim, Y.-I. (2014). An integrated environment monitoring system for underground coal mines—Wireless sensor network subsystem with multi-parameter monitoring. </w:t>
          </w:r>
          <w:r>
            <w:rPr>
              <w:i/>
              <w:iCs/>
            </w:rPr>
            <w:t>Sensors</w:t>
          </w:r>
          <w:r>
            <w:t xml:space="preserve">, </w:t>
          </w:r>
          <w:r>
            <w:rPr>
              <w:i/>
              <w:iCs/>
            </w:rPr>
            <w:t>14</w:t>
          </w:r>
          <w:r>
            <w:t>(7), 13149–13170.</w:t>
          </w:r>
        </w:p>
        <w:p w14:paraId="7A317E32" w14:textId="494C6F4B" w:rsidR="00302A47" w:rsidRDefault="001D69DE">
          <w:pPr>
            <w:pBdr>
              <w:top w:val="nil"/>
              <w:left w:val="nil"/>
              <w:bottom w:val="nil"/>
              <w:right w:val="nil"/>
              <w:between w:val="nil"/>
            </w:pBdr>
            <w:spacing w:line="240" w:lineRule="auto"/>
            <w:ind w:left="720" w:hanging="720"/>
          </w:pPr>
          <w:r>
            <w:t> </w:t>
          </w:r>
        </w:p>
      </w:sdtContent>
    </w:sdt>
    <w:p w14:paraId="110A4113" w14:textId="77777777" w:rsidR="002D1EE6" w:rsidRDefault="002D1EE6">
      <w:pPr>
        <w:pBdr>
          <w:top w:val="nil"/>
          <w:left w:val="nil"/>
          <w:bottom w:val="nil"/>
          <w:right w:val="nil"/>
          <w:between w:val="nil"/>
        </w:pBdr>
        <w:spacing w:line="240" w:lineRule="auto"/>
        <w:ind w:left="720" w:hanging="720"/>
      </w:pPr>
    </w:p>
    <w:sectPr w:rsidR="002D1EE6">
      <w:pgSz w:w="11906" w:h="16838"/>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Clif Gekonde" w:date="2025-02-05T10:34:00Z" w:initials="CG">
    <w:p w14:paraId="78133FC8" w14:textId="02BE1E47" w:rsidR="00315E39" w:rsidRDefault="00315E39">
      <w:pPr>
        <w:pStyle w:val="CommentText"/>
      </w:pPr>
      <w:r>
        <w:rPr>
          <w:rStyle w:val="CommentReference"/>
        </w:rPr>
        <w:annotationRef/>
      </w:r>
      <w:r>
        <w:t>This sentence should be refined: “</w:t>
      </w:r>
      <w:r w:rsidRPr="00315E39">
        <w:t>Underground mining has posed significant health and safety challenges to underground mine</w:t>
      </w:r>
      <w:r>
        <w:t>rs.”</w:t>
      </w:r>
    </w:p>
  </w:comment>
  <w:comment w:id="16" w:author="Clif Gekonde" w:date="2025-02-05T10:45:00Z" w:initials="CG">
    <w:p w14:paraId="1B164714" w14:textId="242D27B8" w:rsidR="00AC5762" w:rsidRDefault="00AC5762">
      <w:pPr>
        <w:pStyle w:val="CommentText"/>
      </w:pPr>
      <w:r>
        <w:rPr>
          <w:rStyle w:val="CommentReference"/>
        </w:rPr>
        <w:annotationRef/>
      </w:r>
      <w:r w:rsidR="00B24786">
        <w:t xml:space="preserve">This part of the sentence is ambiguous. Reframe </w:t>
      </w:r>
      <w:r w:rsidR="000B7AA5">
        <w:t>it</w:t>
      </w:r>
    </w:p>
  </w:comment>
  <w:comment w:id="27" w:author="Clif Gekonde" w:date="2025-02-05T11:38:00Z" w:initials="CG">
    <w:p w14:paraId="42DA4053" w14:textId="40A9C775" w:rsidR="00DF4AAA" w:rsidRDefault="00DF4AAA">
      <w:pPr>
        <w:pStyle w:val="CommentText"/>
      </w:pPr>
      <w:r>
        <w:rPr>
          <w:rStyle w:val="CommentReference"/>
        </w:rPr>
        <w:annotationRef/>
      </w:r>
      <w:r>
        <w:t>Specify the exposure levels that contribute to the problem being described.</w:t>
      </w:r>
    </w:p>
  </w:comment>
  <w:comment w:id="28" w:author="Clif Gekonde" w:date="2025-02-05T11:20:00Z" w:initials="CG">
    <w:p w14:paraId="46113E54" w14:textId="7616D9C8" w:rsidR="007F312A" w:rsidRDefault="007F312A">
      <w:pPr>
        <w:pStyle w:val="CommentText"/>
      </w:pPr>
      <w:r>
        <w:rPr>
          <w:rStyle w:val="CommentReference"/>
        </w:rPr>
        <w:annotationRef/>
      </w:r>
      <w:r>
        <w:t>Give an instance where ML has been successfully applied in underground mining.</w:t>
      </w:r>
    </w:p>
  </w:comment>
  <w:comment w:id="32" w:author="Clif Gekonde" w:date="2025-02-05T11:31:00Z" w:initials="CG">
    <w:p w14:paraId="02E8FCED" w14:textId="7EC41157" w:rsidR="00DF4AAA" w:rsidRDefault="00DF4AAA">
      <w:pPr>
        <w:pStyle w:val="CommentText"/>
      </w:pPr>
      <w:r>
        <w:rPr>
          <w:rStyle w:val="CommentReference"/>
        </w:rPr>
        <w:annotationRef/>
      </w:r>
      <w:r>
        <w:t>PM</w:t>
      </w:r>
      <w:r w:rsidRPr="00DF4AAA">
        <w:rPr>
          <w:vertAlign w:val="subscript"/>
        </w:rPr>
        <w:t xml:space="preserve">2.5 </w:t>
      </w:r>
      <w:r>
        <w:t>is a sub-set of PM</w:t>
      </w:r>
      <w:r w:rsidRPr="00DF4AAA">
        <w:rPr>
          <w:vertAlign w:val="subscript"/>
        </w:rPr>
        <w:t>10</w:t>
      </w:r>
      <w:r>
        <w:t>. Here, you only specify the respirable fraction, i.e. PM</w:t>
      </w:r>
      <w:r w:rsidRPr="00DF4AAA">
        <w:rPr>
          <w:vertAlign w:val="subscript"/>
        </w:rPr>
        <w:t>4</w:t>
      </w:r>
      <w:r>
        <w:t>.</w:t>
      </w:r>
    </w:p>
  </w:comment>
  <w:comment w:id="50" w:author="Clif Gekonde" w:date="2025-02-05T12:02:00Z" w:initials="CG">
    <w:p w14:paraId="6BC3A5B9" w14:textId="2413623B" w:rsidR="000259D1" w:rsidRDefault="000259D1">
      <w:pPr>
        <w:pStyle w:val="CommentText"/>
      </w:pPr>
      <w:r>
        <w:rPr>
          <w:rStyle w:val="CommentReference"/>
        </w:rPr>
        <w:annotationRef/>
      </w:r>
      <w:r>
        <w:t xml:space="preserve">Again, </w:t>
      </w:r>
      <w:r>
        <w:t>only</w:t>
      </w:r>
      <w:r>
        <w:t xml:space="preserve"> specify the respirable fraction. </w:t>
      </w:r>
    </w:p>
  </w:comment>
  <w:comment w:id="59" w:author="Clif Gekonde" w:date="2025-02-05T12:18:00Z" w:initials="CG">
    <w:p w14:paraId="7A8DD680" w14:textId="29CCA671" w:rsidR="002E53AD" w:rsidRDefault="002E53AD">
      <w:pPr>
        <w:pStyle w:val="CommentText"/>
      </w:pPr>
      <w:r>
        <w:rPr>
          <w:rStyle w:val="CommentReference"/>
        </w:rPr>
        <w:annotationRef/>
      </w:r>
      <w:r>
        <w:t>The differentiation provided is not clear. Did you mean: a massive deposit by a series of benches and a thin deposit by a single bench?</w:t>
      </w:r>
    </w:p>
  </w:comment>
  <w:comment w:id="60" w:author="Clif Gekonde" w:date="2025-02-05T12:20:00Z" w:initials="CG">
    <w:p w14:paraId="2B1A12B2" w14:textId="620188E1" w:rsidR="002E53AD" w:rsidRDefault="002E53AD">
      <w:pPr>
        <w:pStyle w:val="CommentText"/>
      </w:pPr>
      <w:r>
        <w:rPr>
          <w:rStyle w:val="CommentReference"/>
        </w:rPr>
        <w:annotationRef/>
      </w:r>
      <w:r>
        <w:t>Replace with rock mass.</w:t>
      </w:r>
    </w:p>
  </w:comment>
  <w:comment w:id="67" w:author="Clif Gekonde" w:date="2025-02-05T12:31:00Z" w:initials="CG">
    <w:p w14:paraId="5A1A1D9C" w14:textId="77777777" w:rsidR="003D1A00" w:rsidRDefault="006A7B74">
      <w:pPr>
        <w:pStyle w:val="CommentText"/>
      </w:pPr>
      <w:r>
        <w:rPr>
          <w:rStyle w:val="CommentReference"/>
        </w:rPr>
        <w:annotationRef/>
      </w:r>
      <w:r w:rsidR="003D1A00">
        <w:t xml:space="preserve">The intended meaning is distorted. Reframe the sentence. </w:t>
      </w:r>
    </w:p>
    <w:p w14:paraId="6A564C7C" w14:textId="3B8C9AD3" w:rsidR="006A7B74" w:rsidRDefault="003D1A00">
      <w:pPr>
        <w:pStyle w:val="CommentText"/>
      </w:pPr>
      <w:r>
        <w:t>Alternatively, it can be eliminated as the point being expressed (</w:t>
      </w:r>
      <w:r>
        <w:rPr>
          <w:color w:val="222222"/>
          <w:highlight w:val="white"/>
        </w:rPr>
        <w:t>canar</w:t>
      </w:r>
      <w:r>
        <w:rPr>
          <w:color w:val="222222"/>
          <w:highlight w:val="white"/>
        </w:rPr>
        <w:t xml:space="preserve">ies as an </w:t>
      </w:r>
      <w:r>
        <w:rPr>
          <w:color w:val="222222"/>
          <w:highlight w:val="white"/>
        </w:rPr>
        <w:t>image</w:t>
      </w:r>
      <w:r>
        <w:rPr>
          <w:color w:val="222222"/>
          <w:highlight w:val="white"/>
        </w:rPr>
        <w:t xml:space="preserve">) </w:t>
      </w:r>
      <w:r>
        <w:t>is explained above.</w:t>
      </w:r>
    </w:p>
  </w:comment>
  <w:comment w:id="75" w:author="Clif Gekonde" w:date="2025-02-05T13:36:00Z" w:initials="CG">
    <w:p w14:paraId="6E412B36" w14:textId="3979A23D" w:rsidR="00327662" w:rsidRDefault="00327662">
      <w:pPr>
        <w:pStyle w:val="CommentText"/>
      </w:pPr>
      <w:r>
        <w:rPr>
          <w:rStyle w:val="CommentReference"/>
        </w:rPr>
        <w:annotationRef/>
      </w:r>
      <w:r>
        <w:t>This applies to all your titles/sub-titles.</w:t>
      </w:r>
      <w:r>
        <w:br/>
      </w:r>
      <w:r w:rsidRPr="00327662">
        <w:t xml:space="preserve">Check for the use of capitalization in titles here (Oxford style guide) </w:t>
      </w:r>
      <w:hyperlink r:id="rId1" w:history="1">
        <w:r w:rsidRPr="00A57467">
          <w:rPr>
            <w:rStyle w:val="Hyperlink"/>
          </w:rPr>
          <w:t>https://www.ox.ac.uk/sites/files/oxford/Style%20Guide%20HT2016.pdf</w:t>
        </w:r>
      </w:hyperlink>
      <w:r w:rsidRPr="00327662">
        <w:t xml:space="preserve">, with a good explanation here: </w:t>
      </w:r>
      <w:hyperlink r:id="rId2" w:history="1">
        <w:r w:rsidRPr="00A57467">
          <w:rPr>
            <w:rStyle w:val="Hyperlink"/>
          </w:rPr>
          <w:t>https://www.grammar-monster.com/lessons/capital_letters_title_case.htm</w:t>
        </w:r>
      </w:hyperlink>
      <w:r>
        <w:t xml:space="preserve"> </w:t>
      </w:r>
    </w:p>
  </w:comment>
  <w:comment w:id="77" w:author="Clif Gekonde" w:date="2025-02-05T13:12:00Z" w:initials="CG">
    <w:p w14:paraId="3F596B95" w14:textId="553428FF" w:rsidR="007A1496" w:rsidRDefault="007A1496">
      <w:pPr>
        <w:pStyle w:val="CommentText"/>
      </w:pPr>
      <w:r>
        <w:rPr>
          <w:rStyle w:val="CommentReference"/>
        </w:rPr>
        <w:annotationRef/>
      </w:r>
      <w:r>
        <w:t>Any instance(s) where this has been implemented can be mentioned here.</w:t>
      </w:r>
    </w:p>
  </w:comment>
  <w:comment w:id="78" w:author="Clif Gekonde" w:date="2025-02-05T13:12:00Z" w:initials="CG">
    <w:p w14:paraId="12D41931" w14:textId="114FD98B" w:rsidR="007A1496" w:rsidRDefault="007A1496">
      <w:pPr>
        <w:pStyle w:val="CommentText"/>
      </w:pPr>
      <w:r>
        <w:rPr>
          <w:rStyle w:val="CommentReference"/>
        </w:rPr>
        <w:annotationRef/>
      </w:r>
      <w:r>
        <w:t>…outperformed…?</w:t>
      </w:r>
    </w:p>
  </w:comment>
  <w:comment w:id="79" w:author="Clif Gekonde" w:date="2025-02-05T13:20:00Z" w:initials="CG">
    <w:p w14:paraId="7478720C" w14:textId="3485DA45" w:rsidR="00333611" w:rsidRDefault="00333611">
      <w:pPr>
        <w:pStyle w:val="CommentText"/>
      </w:pPr>
      <w:r>
        <w:rPr>
          <w:rStyle w:val="CommentReference"/>
        </w:rPr>
        <w:annotationRef/>
      </w:r>
      <w:r>
        <w:t xml:space="preserve">This phrase is not specific. </w:t>
      </w:r>
      <w:r w:rsidR="002B2F94">
        <w:br/>
        <w:t>If</w:t>
      </w:r>
      <w:r>
        <w:t xml:space="preserve"> you </w:t>
      </w:r>
      <w:r w:rsidR="002B2F94">
        <w:t>are</w:t>
      </w:r>
      <w:r>
        <w:t xml:space="preserve"> referring to </w:t>
      </w:r>
      <w:r w:rsidR="002B2F94">
        <w:t>general</w:t>
      </w:r>
      <w:r w:rsidR="002B2F94">
        <w:t xml:space="preserve"> research</w:t>
      </w:r>
      <w:r>
        <w:t xml:space="preserve"> on the application of IoT in underground mining</w:t>
      </w:r>
      <w:r w:rsidR="002B2F94">
        <w:t>, then make it clear.</w:t>
      </w:r>
    </w:p>
  </w:comment>
  <w:comment w:id="87" w:author="Clif Gekonde" w:date="2025-02-05T13:32:00Z" w:initials="CG">
    <w:p w14:paraId="5DDD97F8" w14:textId="19BBA775" w:rsidR="00614678" w:rsidRDefault="00614678">
      <w:pPr>
        <w:pStyle w:val="CommentText"/>
      </w:pPr>
      <w:r>
        <w:rPr>
          <w:rStyle w:val="CommentReference"/>
        </w:rPr>
        <w:annotationRef/>
      </w:r>
      <w:r>
        <w:t>Format to avoid empty space.</w:t>
      </w:r>
    </w:p>
  </w:comment>
  <w:comment w:id="90" w:author="Clif Gekonde" w:date="2025-02-05T13:42:00Z" w:initials="CG">
    <w:p w14:paraId="0A51D60E" w14:textId="728E5A4D" w:rsidR="00327662" w:rsidRDefault="00327662">
      <w:pPr>
        <w:pStyle w:val="CommentText"/>
      </w:pPr>
      <w:r>
        <w:rPr>
          <w:rStyle w:val="CommentReference"/>
        </w:rPr>
        <w:annotationRef/>
      </w:r>
      <w:r>
        <w:t>Good point if implemented in your research.</w:t>
      </w:r>
    </w:p>
  </w:comment>
  <w:comment w:id="96" w:author="Clif Gekonde" w:date="2025-02-05T14:11:00Z" w:initials="CG">
    <w:p w14:paraId="22CD124C" w14:textId="6914A008" w:rsidR="000B32EE" w:rsidRDefault="000B32EE">
      <w:pPr>
        <w:pStyle w:val="CommentText"/>
      </w:pPr>
      <w:r>
        <w:rPr>
          <w:rStyle w:val="CommentReference"/>
        </w:rPr>
        <w:annotationRef/>
      </w:r>
      <w:r>
        <w:t>Check the correct spelling.</w:t>
      </w:r>
    </w:p>
  </w:comment>
  <w:comment w:id="111" w:author="Clif Gekonde" w:date="2025-02-05T14:21:00Z" w:initials="CG">
    <w:p w14:paraId="2001ACFC" w14:textId="14F882AD" w:rsidR="00633C5E" w:rsidRDefault="00633C5E">
      <w:pPr>
        <w:pStyle w:val="CommentText"/>
      </w:pPr>
      <w:r>
        <w:rPr>
          <w:rStyle w:val="CommentReference"/>
        </w:rPr>
        <w:annotationRef/>
      </w:r>
      <w:r>
        <w:t>Format to avoid an empty next page.</w:t>
      </w:r>
    </w:p>
  </w:comment>
  <w:comment w:id="227" w:author="Clif Gekonde" w:date="2025-02-05T14:27:00Z" w:initials="CG">
    <w:p w14:paraId="10C546D9" w14:textId="2B6347A0" w:rsidR="00200FF0" w:rsidRDefault="00200FF0">
      <w:pPr>
        <w:pStyle w:val="CommentText"/>
      </w:pPr>
      <w:r>
        <w:rPr>
          <w:rStyle w:val="CommentReference"/>
        </w:rPr>
        <w:annotationRef/>
      </w:r>
      <w:r>
        <w:t xml:space="preserve">For this page and subsequent pages, use a different numbering </w:t>
      </w:r>
      <w:r>
        <w:t>system.</w:t>
      </w:r>
      <w:bookmarkStart w:id="228" w:name="_GoBack"/>
      <w:bookmarkEnd w:id="22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133FC8" w15:done="0"/>
  <w15:commentEx w15:paraId="1B164714" w15:done="0"/>
  <w15:commentEx w15:paraId="42DA4053" w15:done="0"/>
  <w15:commentEx w15:paraId="46113E54" w15:done="0"/>
  <w15:commentEx w15:paraId="02E8FCED" w15:done="0"/>
  <w15:commentEx w15:paraId="6BC3A5B9" w15:done="0"/>
  <w15:commentEx w15:paraId="7A8DD680" w15:done="0"/>
  <w15:commentEx w15:paraId="2B1A12B2" w15:done="0"/>
  <w15:commentEx w15:paraId="6A564C7C" w15:done="0"/>
  <w15:commentEx w15:paraId="6E412B36" w15:done="0"/>
  <w15:commentEx w15:paraId="3F596B95" w15:done="0"/>
  <w15:commentEx w15:paraId="12D41931" w15:done="0"/>
  <w15:commentEx w15:paraId="7478720C" w15:done="0"/>
  <w15:commentEx w15:paraId="5DDD97F8" w15:done="0"/>
  <w15:commentEx w15:paraId="0A51D60E" w15:done="0"/>
  <w15:commentEx w15:paraId="22CD124C" w15:done="0"/>
  <w15:commentEx w15:paraId="2001ACFC" w15:done="0"/>
  <w15:commentEx w15:paraId="10C546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133FC8" w16cid:durableId="2B4DBD3A"/>
  <w16cid:commentId w16cid:paraId="1B164714" w16cid:durableId="2B4DBFD4"/>
  <w16cid:commentId w16cid:paraId="42DA4053" w16cid:durableId="2B4DCC30"/>
  <w16cid:commentId w16cid:paraId="46113E54" w16cid:durableId="2B4DC7FE"/>
  <w16cid:commentId w16cid:paraId="02E8FCED" w16cid:durableId="2B4DCA8F"/>
  <w16cid:commentId w16cid:paraId="6BC3A5B9" w16cid:durableId="2B4DD1EA"/>
  <w16cid:commentId w16cid:paraId="7A8DD680" w16cid:durableId="2B4DD581"/>
  <w16cid:commentId w16cid:paraId="2B1A12B2" w16cid:durableId="2B4DD60E"/>
  <w16cid:commentId w16cid:paraId="6A564C7C" w16cid:durableId="2B4DD8AA"/>
  <w16cid:commentId w16cid:paraId="6E412B36" w16cid:durableId="2B4DE7DA"/>
  <w16cid:commentId w16cid:paraId="3F596B95" w16cid:durableId="2B4DE259"/>
  <w16cid:commentId w16cid:paraId="12D41931" w16cid:durableId="2B4DE228"/>
  <w16cid:commentId w16cid:paraId="7478720C" w16cid:durableId="2B4DE40B"/>
  <w16cid:commentId w16cid:paraId="5DDD97F8" w16cid:durableId="2B4DE705"/>
  <w16cid:commentId w16cid:paraId="0A51D60E" w16cid:durableId="2B4DE943"/>
  <w16cid:commentId w16cid:paraId="22CD124C" w16cid:durableId="2B4DEFF6"/>
  <w16cid:commentId w16cid:paraId="2001ACFC" w16cid:durableId="2B4DF281"/>
  <w16cid:commentId w16cid:paraId="10C546D9" w16cid:durableId="2B4DF3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5793D" w14:textId="77777777" w:rsidR="00315E39" w:rsidRDefault="00315E39">
      <w:pPr>
        <w:spacing w:after="0" w:line="240" w:lineRule="auto"/>
      </w:pPr>
      <w:r>
        <w:separator/>
      </w:r>
    </w:p>
  </w:endnote>
  <w:endnote w:type="continuationSeparator" w:id="0">
    <w:p w14:paraId="23735F07" w14:textId="77777777" w:rsidR="00315E39" w:rsidRDefault="00315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D452E" w14:textId="77777777" w:rsidR="00315E39" w:rsidRDefault="00315E3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16D56" w14:textId="39D36A95" w:rsidR="00315E39" w:rsidRDefault="00315E3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14:paraId="6B4C7300" w14:textId="77777777" w:rsidR="00315E39" w:rsidRDefault="00315E3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0A525" w14:textId="77777777" w:rsidR="00315E39" w:rsidRDefault="00315E3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67953" w14:textId="77777777" w:rsidR="00315E39" w:rsidRDefault="00315E39">
      <w:pPr>
        <w:spacing w:after="0" w:line="240" w:lineRule="auto"/>
      </w:pPr>
      <w:r>
        <w:separator/>
      </w:r>
    </w:p>
  </w:footnote>
  <w:footnote w:type="continuationSeparator" w:id="0">
    <w:p w14:paraId="26FDF1D5" w14:textId="77777777" w:rsidR="00315E39" w:rsidRDefault="00315E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85183" w14:textId="77777777" w:rsidR="00315E39" w:rsidRDefault="00315E3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E2195" w14:textId="77777777" w:rsidR="00315E39" w:rsidRDefault="00315E39">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84E28" w14:textId="77777777" w:rsidR="00315E39" w:rsidRDefault="00315E3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97BA3"/>
    <w:multiLevelType w:val="multilevel"/>
    <w:tmpl w:val="E5207B5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2E2C16"/>
    <w:multiLevelType w:val="multilevel"/>
    <w:tmpl w:val="050E6DEC"/>
    <w:lvl w:ilvl="0">
      <w:start w:val="1"/>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 w15:restartNumberingAfterBreak="0">
    <w:nsid w:val="4836123D"/>
    <w:multiLevelType w:val="multilevel"/>
    <w:tmpl w:val="A72A96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B719AC"/>
    <w:multiLevelType w:val="multilevel"/>
    <w:tmpl w:val="2782F19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5F25DB"/>
    <w:multiLevelType w:val="multilevel"/>
    <w:tmpl w:val="D9BA2FE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if Gekonde">
    <w15:presenceInfo w15:providerId="Windows Live" w15:userId="5d0c16d9ef224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E93"/>
    <w:rsid w:val="00006472"/>
    <w:rsid w:val="000135A8"/>
    <w:rsid w:val="000259D1"/>
    <w:rsid w:val="00027948"/>
    <w:rsid w:val="00031808"/>
    <w:rsid w:val="00034CE7"/>
    <w:rsid w:val="000358BB"/>
    <w:rsid w:val="000561B3"/>
    <w:rsid w:val="00060128"/>
    <w:rsid w:val="0008428D"/>
    <w:rsid w:val="000867AE"/>
    <w:rsid w:val="000867CB"/>
    <w:rsid w:val="00086B57"/>
    <w:rsid w:val="000A071E"/>
    <w:rsid w:val="000A2E98"/>
    <w:rsid w:val="000A35DA"/>
    <w:rsid w:val="000B32EE"/>
    <w:rsid w:val="000B637D"/>
    <w:rsid w:val="000B7AA5"/>
    <w:rsid w:val="000B7F0A"/>
    <w:rsid w:val="000D143B"/>
    <w:rsid w:val="000E3BCB"/>
    <w:rsid w:val="000F5DCA"/>
    <w:rsid w:val="001103FC"/>
    <w:rsid w:val="00114F35"/>
    <w:rsid w:val="00117149"/>
    <w:rsid w:val="00135F18"/>
    <w:rsid w:val="00144153"/>
    <w:rsid w:val="00145ED2"/>
    <w:rsid w:val="001513B9"/>
    <w:rsid w:val="00166385"/>
    <w:rsid w:val="0018005A"/>
    <w:rsid w:val="001934FC"/>
    <w:rsid w:val="001B4135"/>
    <w:rsid w:val="001D69DE"/>
    <w:rsid w:val="001F4619"/>
    <w:rsid w:val="001F62E6"/>
    <w:rsid w:val="00200FF0"/>
    <w:rsid w:val="00202E93"/>
    <w:rsid w:val="0020375F"/>
    <w:rsid w:val="00232C13"/>
    <w:rsid w:val="00242BCB"/>
    <w:rsid w:val="00255B5A"/>
    <w:rsid w:val="00263F68"/>
    <w:rsid w:val="002674BA"/>
    <w:rsid w:val="0029137C"/>
    <w:rsid w:val="00294D2F"/>
    <w:rsid w:val="002A1F7E"/>
    <w:rsid w:val="002B2F94"/>
    <w:rsid w:val="002C2EE9"/>
    <w:rsid w:val="002D1EE6"/>
    <w:rsid w:val="002E53AD"/>
    <w:rsid w:val="002E7E9B"/>
    <w:rsid w:val="002F339B"/>
    <w:rsid w:val="0030020E"/>
    <w:rsid w:val="00302A47"/>
    <w:rsid w:val="00304E49"/>
    <w:rsid w:val="00315E39"/>
    <w:rsid w:val="00327662"/>
    <w:rsid w:val="00333611"/>
    <w:rsid w:val="00356AC6"/>
    <w:rsid w:val="00362AA5"/>
    <w:rsid w:val="00377F31"/>
    <w:rsid w:val="003A46B2"/>
    <w:rsid w:val="003D13A0"/>
    <w:rsid w:val="003D1A00"/>
    <w:rsid w:val="003D1B0A"/>
    <w:rsid w:val="003D29E7"/>
    <w:rsid w:val="003F322C"/>
    <w:rsid w:val="003F77CF"/>
    <w:rsid w:val="00401B7E"/>
    <w:rsid w:val="004119BB"/>
    <w:rsid w:val="004138DA"/>
    <w:rsid w:val="00413B4F"/>
    <w:rsid w:val="00413BA1"/>
    <w:rsid w:val="00417049"/>
    <w:rsid w:val="004450AE"/>
    <w:rsid w:val="0046441D"/>
    <w:rsid w:val="0046535C"/>
    <w:rsid w:val="004714D5"/>
    <w:rsid w:val="0048280C"/>
    <w:rsid w:val="00483288"/>
    <w:rsid w:val="00483C52"/>
    <w:rsid w:val="00491D77"/>
    <w:rsid w:val="004A26FA"/>
    <w:rsid w:val="004A5506"/>
    <w:rsid w:val="004E0097"/>
    <w:rsid w:val="004E5D95"/>
    <w:rsid w:val="004E6861"/>
    <w:rsid w:val="004F2972"/>
    <w:rsid w:val="00505F66"/>
    <w:rsid w:val="005208D1"/>
    <w:rsid w:val="00537060"/>
    <w:rsid w:val="00552C1D"/>
    <w:rsid w:val="005A6D8E"/>
    <w:rsid w:val="005B2D59"/>
    <w:rsid w:val="005B6BFA"/>
    <w:rsid w:val="005D4ACD"/>
    <w:rsid w:val="005D5726"/>
    <w:rsid w:val="005D70AB"/>
    <w:rsid w:val="005E4354"/>
    <w:rsid w:val="005E714C"/>
    <w:rsid w:val="00605B9A"/>
    <w:rsid w:val="00614678"/>
    <w:rsid w:val="00633C5E"/>
    <w:rsid w:val="00637F6B"/>
    <w:rsid w:val="0066554F"/>
    <w:rsid w:val="00673F2C"/>
    <w:rsid w:val="006806F5"/>
    <w:rsid w:val="006941D3"/>
    <w:rsid w:val="006A7B74"/>
    <w:rsid w:val="00706F63"/>
    <w:rsid w:val="0071442F"/>
    <w:rsid w:val="007221B1"/>
    <w:rsid w:val="00730620"/>
    <w:rsid w:val="00734117"/>
    <w:rsid w:val="00743AA5"/>
    <w:rsid w:val="00747A4E"/>
    <w:rsid w:val="00753E8C"/>
    <w:rsid w:val="00765F76"/>
    <w:rsid w:val="007707D7"/>
    <w:rsid w:val="00785A53"/>
    <w:rsid w:val="00785C5E"/>
    <w:rsid w:val="00794353"/>
    <w:rsid w:val="007A1496"/>
    <w:rsid w:val="007B47CB"/>
    <w:rsid w:val="007B4D80"/>
    <w:rsid w:val="007C18A2"/>
    <w:rsid w:val="007D1DB0"/>
    <w:rsid w:val="007D59BD"/>
    <w:rsid w:val="007E3C67"/>
    <w:rsid w:val="007E3E16"/>
    <w:rsid w:val="007F312A"/>
    <w:rsid w:val="007F3A0F"/>
    <w:rsid w:val="007F6D07"/>
    <w:rsid w:val="007F6EB0"/>
    <w:rsid w:val="0081114E"/>
    <w:rsid w:val="008416DD"/>
    <w:rsid w:val="00842C54"/>
    <w:rsid w:val="00853D13"/>
    <w:rsid w:val="008550F5"/>
    <w:rsid w:val="0087041E"/>
    <w:rsid w:val="00886F04"/>
    <w:rsid w:val="00892EBA"/>
    <w:rsid w:val="008A53D7"/>
    <w:rsid w:val="008D1CA6"/>
    <w:rsid w:val="008D7283"/>
    <w:rsid w:val="008F6E9D"/>
    <w:rsid w:val="00905ACC"/>
    <w:rsid w:val="00912540"/>
    <w:rsid w:val="00912C3A"/>
    <w:rsid w:val="009261CB"/>
    <w:rsid w:val="00930778"/>
    <w:rsid w:val="00930D5A"/>
    <w:rsid w:val="009509DD"/>
    <w:rsid w:val="009531D6"/>
    <w:rsid w:val="0097553D"/>
    <w:rsid w:val="0098477E"/>
    <w:rsid w:val="00996467"/>
    <w:rsid w:val="009D105B"/>
    <w:rsid w:val="009D367F"/>
    <w:rsid w:val="009D4B0D"/>
    <w:rsid w:val="009F450A"/>
    <w:rsid w:val="00A009C6"/>
    <w:rsid w:val="00A0171C"/>
    <w:rsid w:val="00A32101"/>
    <w:rsid w:val="00A5374C"/>
    <w:rsid w:val="00A76EDB"/>
    <w:rsid w:val="00A85A06"/>
    <w:rsid w:val="00A85CE9"/>
    <w:rsid w:val="00AA31EB"/>
    <w:rsid w:val="00AA627E"/>
    <w:rsid w:val="00AB2450"/>
    <w:rsid w:val="00AC5762"/>
    <w:rsid w:val="00AD5612"/>
    <w:rsid w:val="00AE54DA"/>
    <w:rsid w:val="00AE6F2C"/>
    <w:rsid w:val="00B00208"/>
    <w:rsid w:val="00B01F33"/>
    <w:rsid w:val="00B12DA6"/>
    <w:rsid w:val="00B24786"/>
    <w:rsid w:val="00B25639"/>
    <w:rsid w:val="00B4662D"/>
    <w:rsid w:val="00B53854"/>
    <w:rsid w:val="00B57140"/>
    <w:rsid w:val="00B91B20"/>
    <w:rsid w:val="00B9225D"/>
    <w:rsid w:val="00B94830"/>
    <w:rsid w:val="00BA1484"/>
    <w:rsid w:val="00BA2543"/>
    <w:rsid w:val="00BA56F8"/>
    <w:rsid w:val="00BB72F3"/>
    <w:rsid w:val="00C042FB"/>
    <w:rsid w:val="00C073C5"/>
    <w:rsid w:val="00C258FB"/>
    <w:rsid w:val="00C27312"/>
    <w:rsid w:val="00C47D3E"/>
    <w:rsid w:val="00C62CF1"/>
    <w:rsid w:val="00C64A39"/>
    <w:rsid w:val="00C72E7D"/>
    <w:rsid w:val="00C73263"/>
    <w:rsid w:val="00C93659"/>
    <w:rsid w:val="00C94613"/>
    <w:rsid w:val="00C9631C"/>
    <w:rsid w:val="00CA6F6D"/>
    <w:rsid w:val="00CC289B"/>
    <w:rsid w:val="00CC3E52"/>
    <w:rsid w:val="00CD2A13"/>
    <w:rsid w:val="00CD3A04"/>
    <w:rsid w:val="00CE597E"/>
    <w:rsid w:val="00CF1B8F"/>
    <w:rsid w:val="00D11C23"/>
    <w:rsid w:val="00D21234"/>
    <w:rsid w:val="00D4546B"/>
    <w:rsid w:val="00D47402"/>
    <w:rsid w:val="00D57A69"/>
    <w:rsid w:val="00D77E6C"/>
    <w:rsid w:val="00D942C6"/>
    <w:rsid w:val="00DA74B4"/>
    <w:rsid w:val="00DB3585"/>
    <w:rsid w:val="00DC663D"/>
    <w:rsid w:val="00DE32EC"/>
    <w:rsid w:val="00DF1BA6"/>
    <w:rsid w:val="00DF4AAA"/>
    <w:rsid w:val="00E00C05"/>
    <w:rsid w:val="00E12293"/>
    <w:rsid w:val="00E35A06"/>
    <w:rsid w:val="00E37873"/>
    <w:rsid w:val="00E47E92"/>
    <w:rsid w:val="00E809B1"/>
    <w:rsid w:val="00E80F9D"/>
    <w:rsid w:val="00E82B35"/>
    <w:rsid w:val="00E94AF1"/>
    <w:rsid w:val="00E9775E"/>
    <w:rsid w:val="00ED03A8"/>
    <w:rsid w:val="00ED411E"/>
    <w:rsid w:val="00ED56A8"/>
    <w:rsid w:val="00EF7DF6"/>
    <w:rsid w:val="00F2105D"/>
    <w:rsid w:val="00F2314F"/>
    <w:rsid w:val="00F627F3"/>
    <w:rsid w:val="00F74E33"/>
    <w:rsid w:val="00F77562"/>
    <w:rsid w:val="00FA5FD7"/>
    <w:rsid w:val="00FA741C"/>
    <w:rsid w:val="00FF5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0D00E7"/>
  <w15:docId w15:val="{D4C5FB7E-3827-403D-A5BF-4AF854B02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24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jc w:val="center"/>
      <w:outlineLvl w:val="0"/>
    </w:pPr>
    <w:rPr>
      <w:b/>
    </w:rPr>
  </w:style>
  <w:style w:type="paragraph" w:styleId="Heading2">
    <w:name w:val="heading 2"/>
    <w:basedOn w:val="Normal"/>
    <w:next w:val="Normal"/>
    <w:uiPriority w:val="9"/>
    <w:unhideWhenUsed/>
    <w:qFormat/>
    <w:rsid w:val="00242BCB"/>
    <w:pPr>
      <w:keepNext/>
      <w:keepLines/>
      <w:spacing w:before="240"/>
      <w:jc w:val="center"/>
      <w:outlineLvl w:val="1"/>
    </w:pPr>
    <w:rPr>
      <w:b/>
    </w:rPr>
  </w:style>
  <w:style w:type="paragraph" w:styleId="Heading3">
    <w:name w:val="heading 3"/>
    <w:basedOn w:val="Normal"/>
    <w:next w:val="Normal"/>
    <w:link w:val="Heading3Char"/>
    <w:uiPriority w:val="9"/>
    <w:unhideWhenUsed/>
    <w:qFormat/>
    <w:pPr>
      <w:keepNext/>
      <w:keepLines/>
      <w:spacing w:before="40" w:after="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b/>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paragraph" w:styleId="Heading7">
    <w:name w:val="heading 7"/>
    <w:basedOn w:val="Normal"/>
    <w:next w:val="Normal"/>
    <w:link w:val="Heading7Char"/>
    <w:uiPriority w:val="9"/>
    <w:unhideWhenUsed/>
    <w:qFormat/>
    <w:rsid w:val="00ED324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autoRedefine/>
    <w:uiPriority w:val="9"/>
    <w:unhideWhenUsed/>
    <w:qFormat/>
    <w:rsid w:val="00ED324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D32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pPr>
      <w:spacing w:before="240" w:after="0" w:line="240" w:lineRule="auto"/>
    </w:pPr>
    <w:rPr>
      <w:rFonts w:ascii="Calibri" w:eastAsia="Calibri" w:hAnsi="Calibri" w:cs="Calibri"/>
    </w:rPr>
    <w:tblPr>
      <w:tblStyleRowBandSize w:val="1"/>
      <w:tblStyleColBandSize w:val="1"/>
    </w:tblPr>
  </w:style>
  <w:style w:type="table" w:customStyle="1" w:styleId="10">
    <w:name w:val="10"/>
    <w:basedOn w:val="TableNormal"/>
    <w:pPr>
      <w:spacing w:before="240" w:after="0" w:line="240" w:lineRule="auto"/>
    </w:pPr>
    <w:rPr>
      <w:rFonts w:ascii="Calibri" w:eastAsia="Calibri" w:hAnsi="Calibri" w:cs="Calibri"/>
    </w:rPr>
    <w:tblPr>
      <w:tblStyleRowBandSize w:val="1"/>
      <w:tblStyleColBandSize w:val="1"/>
    </w:tblPr>
  </w:style>
  <w:style w:type="table" w:customStyle="1" w:styleId="9">
    <w:name w:val="9"/>
    <w:basedOn w:val="TableNormal"/>
    <w:pPr>
      <w:spacing w:before="240" w:after="0" w:line="240" w:lineRule="auto"/>
    </w:pPr>
    <w:rPr>
      <w:rFonts w:ascii="Calibri" w:eastAsia="Calibri" w:hAnsi="Calibri" w:cs="Calibri"/>
    </w:rPr>
    <w:tblPr>
      <w:tblStyleRowBandSize w:val="1"/>
      <w:tblStyleColBandSize w:val="1"/>
    </w:tblPr>
  </w:style>
  <w:style w:type="table" w:customStyle="1" w:styleId="8">
    <w:name w:val="8"/>
    <w:basedOn w:val="TableNormal"/>
    <w:pPr>
      <w:spacing w:before="240" w:after="0" w:line="240" w:lineRule="auto"/>
    </w:pPr>
    <w:rPr>
      <w:rFonts w:ascii="Calibri" w:eastAsia="Calibri" w:hAnsi="Calibri" w:cs="Calibri"/>
    </w:rPr>
    <w:tblPr>
      <w:tblStyleRowBandSize w:val="1"/>
      <w:tblStyleColBandSize w:val="1"/>
    </w:tblPr>
  </w:style>
  <w:style w:type="table" w:customStyle="1" w:styleId="7">
    <w:name w:val="7"/>
    <w:basedOn w:val="TableNormal"/>
    <w:pPr>
      <w:spacing w:before="240" w:after="0" w:line="240" w:lineRule="auto"/>
    </w:pPr>
    <w:rPr>
      <w:rFonts w:ascii="Calibri" w:eastAsia="Calibri" w:hAnsi="Calibri" w:cs="Calibri"/>
    </w:r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B72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21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C6BEC"/>
    <w:rPr>
      <w:b/>
      <w:bCs/>
    </w:rPr>
  </w:style>
  <w:style w:type="character" w:customStyle="1" w:styleId="CommentSubjectChar">
    <w:name w:val="Comment Subject Char"/>
    <w:basedOn w:val="CommentTextChar"/>
    <w:link w:val="CommentSubject"/>
    <w:uiPriority w:val="99"/>
    <w:semiHidden/>
    <w:rsid w:val="009C6BEC"/>
    <w:rPr>
      <w:b/>
      <w:bCs/>
      <w:sz w:val="20"/>
      <w:szCs w:val="20"/>
    </w:rPr>
  </w:style>
  <w:style w:type="paragraph" w:styleId="TOCHeading">
    <w:name w:val="TOC Heading"/>
    <w:basedOn w:val="Heading1"/>
    <w:next w:val="Normal"/>
    <w:uiPriority w:val="39"/>
    <w:unhideWhenUsed/>
    <w:qFormat/>
    <w:rsid w:val="00A218C8"/>
    <w:pPr>
      <w:spacing w:after="240" w:line="480" w:lineRule="auto"/>
      <w:jc w:val="left"/>
      <w:outlineLvl w:val="9"/>
    </w:pPr>
    <w:rPr>
      <w:rFonts w:eastAsiaTheme="majorEastAsia" w:cstheme="majorBidi"/>
      <w:b w:val="0"/>
      <w:sz w:val="32"/>
      <w:szCs w:val="32"/>
    </w:rPr>
  </w:style>
  <w:style w:type="paragraph" w:styleId="TOC1">
    <w:name w:val="toc 1"/>
    <w:basedOn w:val="Normal"/>
    <w:next w:val="Normal"/>
    <w:autoRedefine/>
    <w:uiPriority w:val="39"/>
    <w:unhideWhenUsed/>
    <w:rsid w:val="00E1597D"/>
    <w:pPr>
      <w:spacing w:after="100"/>
    </w:pPr>
  </w:style>
  <w:style w:type="paragraph" w:styleId="TOC2">
    <w:name w:val="toc 2"/>
    <w:basedOn w:val="Normal"/>
    <w:next w:val="Normal"/>
    <w:autoRedefine/>
    <w:uiPriority w:val="39"/>
    <w:unhideWhenUsed/>
    <w:rsid w:val="00E1597D"/>
    <w:pPr>
      <w:spacing w:after="100"/>
      <w:ind w:left="240"/>
    </w:pPr>
  </w:style>
  <w:style w:type="paragraph" w:styleId="TOC3">
    <w:name w:val="toc 3"/>
    <w:basedOn w:val="Normal"/>
    <w:next w:val="Normal"/>
    <w:autoRedefine/>
    <w:uiPriority w:val="39"/>
    <w:unhideWhenUsed/>
    <w:rsid w:val="00E1597D"/>
    <w:pPr>
      <w:spacing w:after="100"/>
      <w:ind w:left="480"/>
    </w:pPr>
  </w:style>
  <w:style w:type="character" w:styleId="Hyperlink">
    <w:name w:val="Hyperlink"/>
    <w:basedOn w:val="DefaultParagraphFont"/>
    <w:uiPriority w:val="99"/>
    <w:unhideWhenUsed/>
    <w:rsid w:val="00E1597D"/>
    <w:rPr>
      <w:color w:val="0000FF" w:themeColor="hyperlink"/>
      <w:u w:val="single"/>
    </w:rPr>
  </w:style>
  <w:style w:type="character" w:customStyle="1" w:styleId="Heading7Char">
    <w:name w:val="Heading 7 Char"/>
    <w:basedOn w:val="DefaultParagraphFont"/>
    <w:link w:val="Heading7"/>
    <w:uiPriority w:val="9"/>
    <w:rsid w:val="00ED3241"/>
    <w:rPr>
      <w:rFonts w:asciiTheme="majorHAnsi" w:eastAsiaTheme="majorEastAsia" w:hAnsiTheme="majorHAnsi" w:cstheme="majorBidi"/>
      <w:i/>
      <w:iCs/>
      <w:color w:val="243F60" w:themeColor="accent1" w:themeShade="7F"/>
    </w:rPr>
  </w:style>
  <w:style w:type="paragraph" w:styleId="NoSpacing">
    <w:name w:val="No Spacing"/>
    <w:basedOn w:val="Heading3"/>
    <w:next w:val="Normal"/>
    <w:link w:val="NoSpacingChar"/>
    <w:uiPriority w:val="1"/>
    <w:qFormat/>
    <w:rsid w:val="00D942C6"/>
    <w:pPr>
      <w:spacing w:before="240" w:after="120"/>
      <w:jc w:val="center"/>
    </w:pPr>
  </w:style>
  <w:style w:type="character" w:customStyle="1" w:styleId="Heading8Char">
    <w:name w:val="Heading 8 Char"/>
    <w:basedOn w:val="DefaultParagraphFont"/>
    <w:link w:val="Heading8"/>
    <w:uiPriority w:val="9"/>
    <w:rsid w:val="00ED32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D3241"/>
    <w:rPr>
      <w:rFonts w:asciiTheme="majorHAnsi" w:eastAsiaTheme="majorEastAsia" w:hAnsiTheme="majorHAnsi" w:cstheme="majorBidi"/>
      <w:i/>
      <w:iCs/>
      <w:color w:val="272727" w:themeColor="text1" w:themeTint="D8"/>
      <w:sz w:val="21"/>
      <w:szCs w:val="21"/>
    </w:rPr>
  </w:style>
  <w:style w:type="character" w:customStyle="1" w:styleId="Heading3Char">
    <w:name w:val="Heading 3 Char"/>
    <w:basedOn w:val="DefaultParagraphFont"/>
    <w:link w:val="Heading3"/>
    <w:rsid w:val="003567E7"/>
    <w:rPr>
      <w:b/>
    </w:rPr>
  </w:style>
  <w:style w:type="character" w:customStyle="1" w:styleId="NoSpacingChar">
    <w:name w:val="No Spacing Char"/>
    <w:basedOn w:val="Heading3Char"/>
    <w:link w:val="NoSpacing"/>
    <w:uiPriority w:val="1"/>
    <w:rsid w:val="00D942C6"/>
    <w:rPr>
      <w:b/>
    </w:rPr>
  </w:style>
  <w:style w:type="table" w:styleId="TableGrid">
    <w:name w:val="Table Grid"/>
    <w:basedOn w:val="TableNormal"/>
    <w:uiPriority w:val="39"/>
    <w:rsid w:val="00407A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4059"/>
    <w:pPr>
      <w:ind w:left="720"/>
      <w:contextualSpacing/>
    </w:pPr>
  </w:style>
  <w:style w:type="paragraph" w:styleId="TOC4">
    <w:name w:val="toc 4"/>
    <w:basedOn w:val="Normal"/>
    <w:next w:val="Normal"/>
    <w:autoRedefine/>
    <w:uiPriority w:val="39"/>
    <w:unhideWhenUsed/>
    <w:rsid w:val="00EB4B2E"/>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B4B2E"/>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B4B2E"/>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B4B2E"/>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B4B2E"/>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B4B2E"/>
    <w:pPr>
      <w:spacing w:after="100" w:line="259" w:lineRule="auto"/>
      <w:ind w:left="1760"/>
      <w:jc w:val="left"/>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594E18"/>
    <w:pPr>
      <w:spacing w:after="200"/>
    </w:pPr>
    <w:rPr>
      <w:iCs/>
      <w:sz w:val="22"/>
      <w:szCs w:val="18"/>
    </w:rPr>
  </w:style>
  <w:style w:type="paragraph" w:styleId="Header">
    <w:name w:val="header"/>
    <w:basedOn w:val="Normal"/>
    <w:link w:val="HeaderChar"/>
    <w:uiPriority w:val="99"/>
    <w:unhideWhenUsed/>
    <w:rsid w:val="002536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6A9"/>
  </w:style>
  <w:style w:type="paragraph" w:styleId="Footer">
    <w:name w:val="footer"/>
    <w:basedOn w:val="Normal"/>
    <w:link w:val="FooterChar"/>
    <w:uiPriority w:val="99"/>
    <w:unhideWhenUsed/>
    <w:rsid w:val="002536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6A9"/>
  </w:style>
  <w:style w:type="paragraph" w:styleId="TableofFigures">
    <w:name w:val="table of figures"/>
    <w:basedOn w:val="Normal"/>
    <w:next w:val="Normal"/>
    <w:uiPriority w:val="99"/>
    <w:unhideWhenUsed/>
    <w:rsid w:val="003965DB"/>
    <w:pPr>
      <w:spacing w:after="0"/>
    </w:pPr>
  </w:style>
  <w:style w:type="paragraph" w:customStyle="1" w:styleId="Default">
    <w:name w:val="Default"/>
    <w:rsid w:val="00866843"/>
    <w:pPr>
      <w:autoSpaceDE w:val="0"/>
      <w:autoSpaceDN w:val="0"/>
      <w:adjustRightInd w:val="0"/>
      <w:spacing w:after="0" w:line="240" w:lineRule="auto"/>
      <w:jc w:val="left"/>
    </w:pPr>
    <w:rPr>
      <w:color w:val="000000"/>
    </w:rPr>
  </w:style>
  <w:style w:type="table" w:customStyle="1" w:styleId="6">
    <w:name w:val="6"/>
    <w:basedOn w:val="TableNormal"/>
    <w:pPr>
      <w:spacing w:before="240" w:after="0" w:line="240" w:lineRule="auto"/>
    </w:pPr>
    <w:rPr>
      <w:rFonts w:ascii="Calibri" w:eastAsia="Calibri" w:hAnsi="Calibri" w:cs="Calibri"/>
    </w:rPr>
    <w:tblPr>
      <w:tblStyleRowBandSize w:val="1"/>
      <w:tblStyleColBandSize w:val="1"/>
    </w:tblPr>
  </w:style>
  <w:style w:type="table" w:customStyle="1" w:styleId="5">
    <w:name w:val="5"/>
    <w:basedOn w:val="TableNormal"/>
    <w:pPr>
      <w:spacing w:before="240" w:after="0" w:line="240" w:lineRule="auto"/>
    </w:pPr>
    <w:rPr>
      <w:rFonts w:ascii="Calibri" w:eastAsia="Calibri" w:hAnsi="Calibri" w:cs="Calibri"/>
    </w:rPr>
    <w:tblPr>
      <w:tblStyleRowBandSize w:val="1"/>
      <w:tblStyleColBandSize w:val="1"/>
    </w:tblPr>
  </w:style>
  <w:style w:type="table" w:customStyle="1" w:styleId="4">
    <w:name w:val="4"/>
    <w:basedOn w:val="TableNormal"/>
    <w:pPr>
      <w:spacing w:before="240" w:after="0" w:line="240" w:lineRule="auto"/>
    </w:pPr>
    <w:rPr>
      <w:rFonts w:ascii="Calibri" w:eastAsia="Calibri" w:hAnsi="Calibri" w:cs="Calibri"/>
    </w:rPr>
    <w:tblPr>
      <w:tblStyleRowBandSize w:val="1"/>
      <w:tblStyleColBandSize w:val="1"/>
    </w:tblPr>
  </w:style>
  <w:style w:type="table" w:customStyle="1" w:styleId="3">
    <w:name w:val="3"/>
    <w:basedOn w:val="TableNormal"/>
    <w:pPr>
      <w:spacing w:before="240" w:after="0" w:line="240" w:lineRule="auto"/>
    </w:pPr>
    <w:rPr>
      <w:rFonts w:ascii="Calibri" w:eastAsia="Calibri" w:hAnsi="Calibri" w:cs="Calibri"/>
    </w:rPr>
    <w:tblPr>
      <w:tblStyleRowBandSize w:val="1"/>
      <w:tblStyleColBandSize w:val="1"/>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0" w:type="dxa"/>
        <w:right w:w="0" w:type="dxa"/>
      </w:tblCellMar>
    </w:tblPr>
  </w:style>
  <w:style w:type="character" w:customStyle="1" w:styleId="UnresolvedMention1">
    <w:name w:val="Unresolved Mention1"/>
    <w:basedOn w:val="DefaultParagraphFont"/>
    <w:uiPriority w:val="99"/>
    <w:semiHidden/>
    <w:unhideWhenUsed/>
    <w:rsid w:val="003F322C"/>
    <w:rPr>
      <w:color w:val="605E5C"/>
      <w:shd w:val="clear" w:color="auto" w:fill="E1DFDD"/>
    </w:rPr>
  </w:style>
  <w:style w:type="paragraph" w:styleId="Revision">
    <w:name w:val="Revision"/>
    <w:hidden/>
    <w:uiPriority w:val="99"/>
    <w:semiHidden/>
    <w:rsid w:val="00DE32EC"/>
    <w:pPr>
      <w:spacing w:after="0" w:line="240" w:lineRule="auto"/>
      <w:jc w:val="left"/>
    </w:pPr>
  </w:style>
  <w:style w:type="character" w:styleId="PlaceholderText">
    <w:name w:val="Placeholder Text"/>
    <w:basedOn w:val="DefaultParagraphFont"/>
    <w:uiPriority w:val="99"/>
    <w:semiHidden/>
    <w:rsid w:val="00765F76"/>
    <w:rPr>
      <w:color w:val="666666"/>
    </w:rPr>
  </w:style>
  <w:style w:type="character" w:styleId="UnresolvedMention">
    <w:name w:val="Unresolved Mention"/>
    <w:basedOn w:val="DefaultParagraphFont"/>
    <w:uiPriority w:val="99"/>
    <w:semiHidden/>
    <w:unhideWhenUsed/>
    <w:rsid w:val="00505F66"/>
    <w:rPr>
      <w:color w:val="605E5C"/>
      <w:shd w:val="clear" w:color="auto" w:fill="E1DFDD"/>
    </w:rPr>
  </w:style>
  <w:style w:type="character" w:customStyle="1" w:styleId="Heading1Char">
    <w:name w:val="Heading 1 Char"/>
    <w:basedOn w:val="DefaultParagraphFont"/>
    <w:link w:val="Heading1"/>
    <w:uiPriority w:val="9"/>
    <w:rsid w:val="007F6EB0"/>
    <w:rPr>
      <w:b/>
    </w:rPr>
  </w:style>
  <w:style w:type="paragraph" w:styleId="FootnoteText">
    <w:name w:val="footnote text"/>
    <w:basedOn w:val="Normal"/>
    <w:link w:val="FootnoteTextChar"/>
    <w:uiPriority w:val="99"/>
    <w:semiHidden/>
    <w:unhideWhenUsed/>
    <w:rsid w:val="00E977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775E"/>
    <w:rPr>
      <w:sz w:val="20"/>
      <w:szCs w:val="20"/>
    </w:rPr>
  </w:style>
  <w:style w:type="character" w:styleId="FootnoteReference">
    <w:name w:val="footnote reference"/>
    <w:basedOn w:val="DefaultParagraphFont"/>
    <w:uiPriority w:val="99"/>
    <w:semiHidden/>
    <w:unhideWhenUsed/>
    <w:rsid w:val="00E977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3843">
      <w:bodyDiv w:val="1"/>
      <w:marLeft w:val="0"/>
      <w:marRight w:val="0"/>
      <w:marTop w:val="0"/>
      <w:marBottom w:val="0"/>
      <w:divBdr>
        <w:top w:val="none" w:sz="0" w:space="0" w:color="auto"/>
        <w:left w:val="none" w:sz="0" w:space="0" w:color="auto"/>
        <w:bottom w:val="none" w:sz="0" w:space="0" w:color="auto"/>
        <w:right w:val="none" w:sz="0" w:space="0" w:color="auto"/>
      </w:divBdr>
    </w:div>
    <w:div w:id="30345942">
      <w:bodyDiv w:val="1"/>
      <w:marLeft w:val="0"/>
      <w:marRight w:val="0"/>
      <w:marTop w:val="0"/>
      <w:marBottom w:val="0"/>
      <w:divBdr>
        <w:top w:val="none" w:sz="0" w:space="0" w:color="auto"/>
        <w:left w:val="none" w:sz="0" w:space="0" w:color="auto"/>
        <w:bottom w:val="none" w:sz="0" w:space="0" w:color="auto"/>
        <w:right w:val="none" w:sz="0" w:space="0" w:color="auto"/>
      </w:divBdr>
    </w:div>
    <w:div w:id="40055768">
      <w:bodyDiv w:val="1"/>
      <w:marLeft w:val="0"/>
      <w:marRight w:val="0"/>
      <w:marTop w:val="0"/>
      <w:marBottom w:val="0"/>
      <w:divBdr>
        <w:top w:val="none" w:sz="0" w:space="0" w:color="auto"/>
        <w:left w:val="none" w:sz="0" w:space="0" w:color="auto"/>
        <w:bottom w:val="none" w:sz="0" w:space="0" w:color="auto"/>
        <w:right w:val="none" w:sz="0" w:space="0" w:color="auto"/>
      </w:divBdr>
    </w:div>
    <w:div w:id="65030754">
      <w:bodyDiv w:val="1"/>
      <w:marLeft w:val="0"/>
      <w:marRight w:val="0"/>
      <w:marTop w:val="0"/>
      <w:marBottom w:val="0"/>
      <w:divBdr>
        <w:top w:val="none" w:sz="0" w:space="0" w:color="auto"/>
        <w:left w:val="none" w:sz="0" w:space="0" w:color="auto"/>
        <w:bottom w:val="none" w:sz="0" w:space="0" w:color="auto"/>
        <w:right w:val="none" w:sz="0" w:space="0" w:color="auto"/>
      </w:divBdr>
      <w:divsChild>
        <w:div w:id="1337465007">
          <w:marLeft w:val="480"/>
          <w:marRight w:val="0"/>
          <w:marTop w:val="0"/>
          <w:marBottom w:val="0"/>
          <w:divBdr>
            <w:top w:val="none" w:sz="0" w:space="0" w:color="auto"/>
            <w:left w:val="none" w:sz="0" w:space="0" w:color="auto"/>
            <w:bottom w:val="none" w:sz="0" w:space="0" w:color="auto"/>
            <w:right w:val="none" w:sz="0" w:space="0" w:color="auto"/>
          </w:divBdr>
        </w:div>
        <w:div w:id="1591505812">
          <w:marLeft w:val="480"/>
          <w:marRight w:val="0"/>
          <w:marTop w:val="0"/>
          <w:marBottom w:val="0"/>
          <w:divBdr>
            <w:top w:val="none" w:sz="0" w:space="0" w:color="auto"/>
            <w:left w:val="none" w:sz="0" w:space="0" w:color="auto"/>
            <w:bottom w:val="none" w:sz="0" w:space="0" w:color="auto"/>
            <w:right w:val="none" w:sz="0" w:space="0" w:color="auto"/>
          </w:divBdr>
        </w:div>
        <w:div w:id="1366254283">
          <w:marLeft w:val="480"/>
          <w:marRight w:val="0"/>
          <w:marTop w:val="0"/>
          <w:marBottom w:val="0"/>
          <w:divBdr>
            <w:top w:val="none" w:sz="0" w:space="0" w:color="auto"/>
            <w:left w:val="none" w:sz="0" w:space="0" w:color="auto"/>
            <w:bottom w:val="none" w:sz="0" w:space="0" w:color="auto"/>
            <w:right w:val="none" w:sz="0" w:space="0" w:color="auto"/>
          </w:divBdr>
        </w:div>
        <w:div w:id="2038655413">
          <w:marLeft w:val="480"/>
          <w:marRight w:val="0"/>
          <w:marTop w:val="0"/>
          <w:marBottom w:val="0"/>
          <w:divBdr>
            <w:top w:val="none" w:sz="0" w:space="0" w:color="auto"/>
            <w:left w:val="none" w:sz="0" w:space="0" w:color="auto"/>
            <w:bottom w:val="none" w:sz="0" w:space="0" w:color="auto"/>
            <w:right w:val="none" w:sz="0" w:space="0" w:color="auto"/>
          </w:divBdr>
        </w:div>
        <w:div w:id="153187393">
          <w:marLeft w:val="480"/>
          <w:marRight w:val="0"/>
          <w:marTop w:val="0"/>
          <w:marBottom w:val="0"/>
          <w:divBdr>
            <w:top w:val="none" w:sz="0" w:space="0" w:color="auto"/>
            <w:left w:val="none" w:sz="0" w:space="0" w:color="auto"/>
            <w:bottom w:val="none" w:sz="0" w:space="0" w:color="auto"/>
            <w:right w:val="none" w:sz="0" w:space="0" w:color="auto"/>
          </w:divBdr>
        </w:div>
        <w:div w:id="410739457">
          <w:marLeft w:val="480"/>
          <w:marRight w:val="0"/>
          <w:marTop w:val="0"/>
          <w:marBottom w:val="0"/>
          <w:divBdr>
            <w:top w:val="none" w:sz="0" w:space="0" w:color="auto"/>
            <w:left w:val="none" w:sz="0" w:space="0" w:color="auto"/>
            <w:bottom w:val="none" w:sz="0" w:space="0" w:color="auto"/>
            <w:right w:val="none" w:sz="0" w:space="0" w:color="auto"/>
          </w:divBdr>
        </w:div>
        <w:div w:id="2102682702">
          <w:marLeft w:val="480"/>
          <w:marRight w:val="0"/>
          <w:marTop w:val="0"/>
          <w:marBottom w:val="0"/>
          <w:divBdr>
            <w:top w:val="none" w:sz="0" w:space="0" w:color="auto"/>
            <w:left w:val="none" w:sz="0" w:space="0" w:color="auto"/>
            <w:bottom w:val="none" w:sz="0" w:space="0" w:color="auto"/>
            <w:right w:val="none" w:sz="0" w:space="0" w:color="auto"/>
          </w:divBdr>
        </w:div>
        <w:div w:id="1806044704">
          <w:marLeft w:val="480"/>
          <w:marRight w:val="0"/>
          <w:marTop w:val="0"/>
          <w:marBottom w:val="0"/>
          <w:divBdr>
            <w:top w:val="none" w:sz="0" w:space="0" w:color="auto"/>
            <w:left w:val="none" w:sz="0" w:space="0" w:color="auto"/>
            <w:bottom w:val="none" w:sz="0" w:space="0" w:color="auto"/>
            <w:right w:val="none" w:sz="0" w:space="0" w:color="auto"/>
          </w:divBdr>
        </w:div>
        <w:div w:id="194929322">
          <w:marLeft w:val="480"/>
          <w:marRight w:val="0"/>
          <w:marTop w:val="0"/>
          <w:marBottom w:val="0"/>
          <w:divBdr>
            <w:top w:val="none" w:sz="0" w:space="0" w:color="auto"/>
            <w:left w:val="none" w:sz="0" w:space="0" w:color="auto"/>
            <w:bottom w:val="none" w:sz="0" w:space="0" w:color="auto"/>
            <w:right w:val="none" w:sz="0" w:space="0" w:color="auto"/>
          </w:divBdr>
        </w:div>
        <w:div w:id="1456099782">
          <w:marLeft w:val="480"/>
          <w:marRight w:val="0"/>
          <w:marTop w:val="0"/>
          <w:marBottom w:val="0"/>
          <w:divBdr>
            <w:top w:val="none" w:sz="0" w:space="0" w:color="auto"/>
            <w:left w:val="none" w:sz="0" w:space="0" w:color="auto"/>
            <w:bottom w:val="none" w:sz="0" w:space="0" w:color="auto"/>
            <w:right w:val="none" w:sz="0" w:space="0" w:color="auto"/>
          </w:divBdr>
        </w:div>
        <w:div w:id="774714271">
          <w:marLeft w:val="480"/>
          <w:marRight w:val="0"/>
          <w:marTop w:val="0"/>
          <w:marBottom w:val="0"/>
          <w:divBdr>
            <w:top w:val="none" w:sz="0" w:space="0" w:color="auto"/>
            <w:left w:val="none" w:sz="0" w:space="0" w:color="auto"/>
            <w:bottom w:val="none" w:sz="0" w:space="0" w:color="auto"/>
            <w:right w:val="none" w:sz="0" w:space="0" w:color="auto"/>
          </w:divBdr>
        </w:div>
        <w:div w:id="312298846">
          <w:marLeft w:val="480"/>
          <w:marRight w:val="0"/>
          <w:marTop w:val="0"/>
          <w:marBottom w:val="0"/>
          <w:divBdr>
            <w:top w:val="none" w:sz="0" w:space="0" w:color="auto"/>
            <w:left w:val="none" w:sz="0" w:space="0" w:color="auto"/>
            <w:bottom w:val="none" w:sz="0" w:space="0" w:color="auto"/>
            <w:right w:val="none" w:sz="0" w:space="0" w:color="auto"/>
          </w:divBdr>
        </w:div>
        <w:div w:id="1746142933">
          <w:marLeft w:val="480"/>
          <w:marRight w:val="0"/>
          <w:marTop w:val="0"/>
          <w:marBottom w:val="0"/>
          <w:divBdr>
            <w:top w:val="none" w:sz="0" w:space="0" w:color="auto"/>
            <w:left w:val="none" w:sz="0" w:space="0" w:color="auto"/>
            <w:bottom w:val="none" w:sz="0" w:space="0" w:color="auto"/>
            <w:right w:val="none" w:sz="0" w:space="0" w:color="auto"/>
          </w:divBdr>
        </w:div>
        <w:div w:id="1611356143">
          <w:marLeft w:val="480"/>
          <w:marRight w:val="0"/>
          <w:marTop w:val="0"/>
          <w:marBottom w:val="0"/>
          <w:divBdr>
            <w:top w:val="none" w:sz="0" w:space="0" w:color="auto"/>
            <w:left w:val="none" w:sz="0" w:space="0" w:color="auto"/>
            <w:bottom w:val="none" w:sz="0" w:space="0" w:color="auto"/>
            <w:right w:val="none" w:sz="0" w:space="0" w:color="auto"/>
          </w:divBdr>
        </w:div>
        <w:div w:id="968701411">
          <w:marLeft w:val="480"/>
          <w:marRight w:val="0"/>
          <w:marTop w:val="0"/>
          <w:marBottom w:val="0"/>
          <w:divBdr>
            <w:top w:val="none" w:sz="0" w:space="0" w:color="auto"/>
            <w:left w:val="none" w:sz="0" w:space="0" w:color="auto"/>
            <w:bottom w:val="none" w:sz="0" w:space="0" w:color="auto"/>
            <w:right w:val="none" w:sz="0" w:space="0" w:color="auto"/>
          </w:divBdr>
        </w:div>
        <w:div w:id="135805859">
          <w:marLeft w:val="480"/>
          <w:marRight w:val="0"/>
          <w:marTop w:val="0"/>
          <w:marBottom w:val="0"/>
          <w:divBdr>
            <w:top w:val="none" w:sz="0" w:space="0" w:color="auto"/>
            <w:left w:val="none" w:sz="0" w:space="0" w:color="auto"/>
            <w:bottom w:val="none" w:sz="0" w:space="0" w:color="auto"/>
            <w:right w:val="none" w:sz="0" w:space="0" w:color="auto"/>
          </w:divBdr>
        </w:div>
        <w:div w:id="2080009319">
          <w:marLeft w:val="480"/>
          <w:marRight w:val="0"/>
          <w:marTop w:val="0"/>
          <w:marBottom w:val="0"/>
          <w:divBdr>
            <w:top w:val="none" w:sz="0" w:space="0" w:color="auto"/>
            <w:left w:val="none" w:sz="0" w:space="0" w:color="auto"/>
            <w:bottom w:val="none" w:sz="0" w:space="0" w:color="auto"/>
            <w:right w:val="none" w:sz="0" w:space="0" w:color="auto"/>
          </w:divBdr>
        </w:div>
        <w:div w:id="1396588845">
          <w:marLeft w:val="480"/>
          <w:marRight w:val="0"/>
          <w:marTop w:val="0"/>
          <w:marBottom w:val="0"/>
          <w:divBdr>
            <w:top w:val="none" w:sz="0" w:space="0" w:color="auto"/>
            <w:left w:val="none" w:sz="0" w:space="0" w:color="auto"/>
            <w:bottom w:val="none" w:sz="0" w:space="0" w:color="auto"/>
            <w:right w:val="none" w:sz="0" w:space="0" w:color="auto"/>
          </w:divBdr>
        </w:div>
        <w:div w:id="488644098">
          <w:marLeft w:val="480"/>
          <w:marRight w:val="0"/>
          <w:marTop w:val="0"/>
          <w:marBottom w:val="0"/>
          <w:divBdr>
            <w:top w:val="none" w:sz="0" w:space="0" w:color="auto"/>
            <w:left w:val="none" w:sz="0" w:space="0" w:color="auto"/>
            <w:bottom w:val="none" w:sz="0" w:space="0" w:color="auto"/>
            <w:right w:val="none" w:sz="0" w:space="0" w:color="auto"/>
          </w:divBdr>
        </w:div>
        <w:div w:id="1236238100">
          <w:marLeft w:val="480"/>
          <w:marRight w:val="0"/>
          <w:marTop w:val="0"/>
          <w:marBottom w:val="0"/>
          <w:divBdr>
            <w:top w:val="none" w:sz="0" w:space="0" w:color="auto"/>
            <w:left w:val="none" w:sz="0" w:space="0" w:color="auto"/>
            <w:bottom w:val="none" w:sz="0" w:space="0" w:color="auto"/>
            <w:right w:val="none" w:sz="0" w:space="0" w:color="auto"/>
          </w:divBdr>
        </w:div>
        <w:div w:id="266159318">
          <w:marLeft w:val="480"/>
          <w:marRight w:val="0"/>
          <w:marTop w:val="0"/>
          <w:marBottom w:val="0"/>
          <w:divBdr>
            <w:top w:val="none" w:sz="0" w:space="0" w:color="auto"/>
            <w:left w:val="none" w:sz="0" w:space="0" w:color="auto"/>
            <w:bottom w:val="none" w:sz="0" w:space="0" w:color="auto"/>
            <w:right w:val="none" w:sz="0" w:space="0" w:color="auto"/>
          </w:divBdr>
        </w:div>
        <w:div w:id="1730955320">
          <w:marLeft w:val="480"/>
          <w:marRight w:val="0"/>
          <w:marTop w:val="0"/>
          <w:marBottom w:val="0"/>
          <w:divBdr>
            <w:top w:val="none" w:sz="0" w:space="0" w:color="auto"/>
            <w:left w:val="none" w:sz="0" w:space="0" w:color="auto"/>
            <w:bottom w:val="none" w:sz="0" w:space="0" w:color="auto"/>
            <w:right w:val="none" w:sz="0" w:space="0" w:color="auto"/>
          </w:divBdr>
        </w:div>
      </w:divsChild>
    </w:div>
    <w:div w:id="66998468">
      <w:bodyDiv w:val="1"/>
      <w:marLeft w:val="0"/>
      <w:marRight w:val="0"/>
      <w:marTop w:val="0"/>
      <w:marBottom w:val="0"/>
      <w:divBdr>
        <w:top w:val="none" w:sz="0" w:space="0" w:color="auto"/>
        <w:left w:val="none" w:sz="0" w:space="0" w:color="auto"/>
        <w:bottom w:val="none" w:sz="0" w:space="0" w:color="auto"/>
        <w:right w:val="none" w:sz="0" w:space="0" w:color="auto"/>
      </w:divBdr>
      <w:divsChild>
        <w:div w:id="277109552">
          <w:marLeft w:val="480"/>
          <w:marRight w:val="0"/>
          <w:marTop w:val="0"/>
          <w:marBottom w:val="0"/>
          <w:divBdr>
            <w:top w:val="none" w:sz="0" w:space="0" w:color="auto"/>
            <w:left w:val="none" w:sz="0" w:space="0" w:color="auto"/>
            <w:bottom w:val="none" w:sz="0" w:space="0" w:color="auto"/>
            <w:right w:val="none" w:sz="0" w:space="0" w:color="auto"/>
          </w:divBdr>
        </w:div>
        <w:div w:id="775322805">
          <w:marLeft w:val="480"/>
          <w:marRight w:val="0"/>
          <w:marTop w:val="0"/>
          <w:marBottom w:val="0"/>
          <w:divBdr>
            <w:top w:val="none" w:sz="0" w:space="0" w:color="auto"/>
            <w:left w:val="none" w:sz="0" w:space="0" w:color="auto"/>
            <w:bottom w:val="none" w:sz="0" w:space="0" w:color="auto"/>
            <w:right w:val="none" w:sz="0" w:space="0" w:color="auto"/>
          </w:divBdr>
        </w:div>
        <w:div w:id="1734888351">
          <w:marLeft w:val="480"/>
          <w:marRight w:val="0"/>
          <w:marTop w:val="0"/>
          <w:marBottom w:val="0"/>
          <w:divBdr>
            <w:top w:val="none" w:sz="0" w:space="0" w:color="auto"/>
            <w:left w:val="none" w:sz="0" w:space="0" w:color="auto"/>
            <w:bottom w:val="none" w:sz="0" w:space="0" w:color="auto"/>
            <w:right w:val="none" w:sz="0" w:space="0" w:color="auto"/>
          </w:divBdr>
        </w:div>
        <w:div w:id="629242865">
          <w:marLeft w:val="480"/>
          <w:marRight w:val="0"/>
          <w:marTop w:val="0"/>
          <w:marBottom w:val="0"/>
          <w:divBdr>
            <w:top w:val="none" w:sz="0" w:space="0" w:color="auto"/>
            <w:left w:val="none" w:sz="0" w:space="0" w:color="auto"/>
            <w:bottom w:val="none" w:sz="0" w:space="0" w:color="auto"/>
            <w:right w:val="none" w:sz="0" w:space="0" w:color="auto"/>
          </w:divBdr>
        </w:div>
        <w:div w:id="148403785">
          <w:marLeft w:val="480"/>
          <w:marRight w:val="0"/>
          <w:marTop w:val="0"/>
          <w:marBottom w:val="0"/>
          <w:divBdr>
            <w:top w:val="none" w:sz="0" w:space="0" w:color="auto"/>
            <w:left w:val="none" w:sz="0" w:space="0" w:color="auto"/>
            <w:bottom w:val="none" w:sz="0" w:space="0" w:color="auto"/>
            <w:right w:val="none" w:sz="0" w:space="0" w:color="auto"/>
          </w:divBdr>
        </w:div>
        <w:div w:id="1933277779">
          <w:marLeft w:val="480"/>
          <w:marRight w:val="0"/>
          <w:marTop w:val="0"/>
          <w:marBottom w:val="0"/>
          <w:divBdr>
            <w:top w:val="none" w:sz="0" w:space="0" w:color="auto"/>
            <w:left w:val="none" w:sz="0" w:space="0" w:color="auto"/>
            <w:bottom w:val="none" w:sz="0" w:space="0" w:color="auto"/>
            <w:right w:val="none" w:sz="0" w:space="0" w:color="auto"/>
          </w:divBdr>
        </w:div>
        <w:div w:id="291404342">
          <w:marLeft w:val="480"/>
          <w:marRight w:val="0"/>
          <w:marTop w:val="0"/>
          <w:marBottom w:val="0"/>
          <w:divBdr>
            <w:top w:val="none" w:sz="0" w:space="0" w:color="auto"/>
            <w:left w:val="none" w:sz="0" w:space="0" w:color="auto"/>
            <w:bottom w:val="none" w:sz="0" w:space="0" w:color="auto"/>
            <w:right w:val="none" w:sz="0" w:space="0" w:color="auto"/>
          </w:divBdr>
        </w:div>
        <w:div w:id="1483231379">
          <w:marLeft w:val="480"/>
          <w:marRight w:val="0"/>
          <w:marTop w:val="0"/>
          <w:marBottom w:val="0"/>
          <w:divBdr>
            <w:top w:val="none" w:sz="0" w:space="0" w:color="auto"/>
            <w:left w:val="none" w:sz="0" w:space="0" w:color="auto"/>
            <w:bottom w:val="none" w:sz="0" w:space="0" w:color="auto"/>
            <w:right w:val="none" w:sz="0" w:space="0" w:color="auto"/>
          </w:divBdr>
        </w:div>
        <w:div w:id="521356061">
          <w:marLeft w:val="480"/>
          <w:marRight w:val="0"/>
          <w:marTop w:val="0"/>
          <w:marBottom w:val="0"/>
          <w:divBdr>
            <w:top w:val="none" w:sz="0" w:space="0" w:color="auto"/>
            <w:left w:val="none" w:sz="0" w:space="0" w:color="auto"/>
            <w:bottom w:val="none" w:sz="0" w:space="0" w:color="auto"/>
            <w:right w:val="none" w:sz="0" w:space="0" w:color="auto"/>
          </w:divBdr>
        </w:div>
        <w:div w:id="414981155">
          <w:marLeft w:val="480"/>
          <w:marRight w:val="0"/>
          <w:marTop w:val="0"/>
          <w:marBottom w:val="0"/>
          <w:divBdr>
            <w:top w:val="none" w:sz="0" w:space="0" w:color="auto"/>
            <w:left w:val="none" w:sz="0" w:space="0" w:color="auto"/>
            <w:bottom w:val="none" w:sz="0" w:space="0" w:color="auto"/>
            <w:right w:val="none" w:sz="0" w:space="0" w:color="auto"/>
          </w:divBdr>
        </w:div>
        <w:div w:id="1222401959">
          <w:marLeft w:val="480"/>
          <w:marRight w:val="0"/>
          <w:marTop w:val="0"/>
          <w:marBottom w:val="0"/>
          <w:divBdr>
            <w:top w:val="none" w:sz="0" w:space="0" w:color="auto"/>
            <w:left w:val="none" w:sz="0" w:space="0" w:color="auto"/>
            <w:bottom w:val="none" w:sz="0" w:space="0" w:color="auto"/>
            <w:right w:val="none" w:sz="0" w:space="0" w:color="auto"/>
          </w:divBdr>
        </w:div>
        <w:div w:id="1304198564">
          <w:marLeft w:val="480"/>
          <w:marRight w:val="0"/>
          <w:marTop w:val="0"/>
          <w:marBottom w:val="0"/>
          <w:divBdr>
            <w:top w:val="none" w:sz="0" w:space="0" w:color="auto"/>
            <w:left w:val="none" w:sz="0" w:space="0" w:color="auto"/>
            <w:bottom w:val="none" w:sz="0" w:space="0" w:color="auto"/>
            <w:right w:val="none" w:sz="0" w:space="0" w:color="auto"/>
          </w:divBdr>
        </w:div>
        <w:div w:id="1275675546">
          <w:marLeft w:val="480"/>
          <w:marRight w:val="0"/>
          <w:marTop w:val="0"/>
          <w:marBottom w:val="0"/>
          <w:divBdr>
            <w:top w:val="none" w:sz="0" w:space="0" w:color="auto"/>
            <w:left w:val="none" w:sz="0" w:space="0" w:color="auto"/>
            <w:bottom w:val="none" w:sz="0" w:space="0" w:color="auto"/>
            <w:right w:val="none" w:sz="0" w:space="0" w:color="auto"/>
          </w:divBdr>
        </w:div>
        <w:div w:id="1788768346">
          <w:marLeft w:val="480"/>
          <w:marRight w:val="0"/>
          <w:marTop w:val="0"/>
          <w:marBottom w:val="0"/>
          <w:divBdr>
            <w:top w:val="none" w:sz="0" w:space="0" w:color="auto"/>
            <w:left w:val="none" w:sz="0" w:space="0" w:color="auto"/>
            <w:bottom w:val="none" w:sz="0" w:space="0" w:color="auto"/>
            <w:right w:val="none" w:sz="0" w:space="0" w:color="auto"/>
          </w:divBdr>
        </w:div>
        <w:div w:id="1686708029">
          <w:marLeft w:val="480"/>
          <w:marRight w:val="0"/>
          <w:marTop w:val="0"/>
          <w:marBottom w:val="0"/>
          <w:divBdr>
            <w:top w:val="none" w:sz="0" w:space="0" w:color="auto"/>
            <w:left w:val="none" w:sz="0" w:space="0" w:color="auto"/>
            <w:bottom w:val="none" w:sz="0" w:space="0" w:color="auto"/>
            <w:right w:val="none" w:sz="0" w:space="0" w:color="auto"/>
          </w:divBdr>
        </w:div>
        <w:div w:id="349794491">
          <w:marLeft w:val="480"/>
          <w:marRight w:val="0"/>
          <w:marTop w:val="0"/>
          <w:marBottom w:val="0"/>
          <w:divBdr>
            <w:top w:val="none" w:sz="0" w:space="0" w:color="auto"/>
            <w:left w:val="none" w:sz="0" w:space="0" w:color="auto"/>
            <w:bottom w:val="none" w:sz="0" w:space="0" w:color="auto"/>
            <w:right w:val="none" w:sz="0" w:space="0" w:color="auto"/>
          </w:divBdr>
        </w:div>
        <w:div w:id="212934700">
          <w:marLeft w:val="480"/>
          <w:marRight w:val="0"/>
          <w:marTop w:val="0"/>
          <w:marBottom w:val="0"/>
          <w:divBdr>
            <w:top w:val="none" w:sz="0" w:space="0" w:color="auto"/>
            <w:left w:val="none" w:sz="0" w:space="0" w:color="auto"/>
            <w:bottom w:val="none" w:sz="0" w:space="0" w:color="auto"/>
            <w:right w:val="none" w:sz="0" w:space="0" w:color="auto"/>
          </w:divBdr>
        </w:div>
        <w:div w:id="18169352">
          <w:marLeft w:val="480"/>
          <w:marRight w:val="0"/>
          <w:marTop w:val="0"/>
          <w:marBottom w:val="0"/>
          <w:divBdr>
            <w:top w:val="none" w:sz="0" w:space="0" w:color="auto"/>
            <w:left w:val="none" w:sz="0" w:space="0" w:color="auto"/>
            <w:bottom w:val="none" w:sz="0" w:space="0" w:color="auto"/>
            <w:right w:val="none" w:sz="0" w:space="0" w:color="auto"/>
          </w:divBdr>
        </w:div>
        <w:div w:id="1146243773">
          <w:marLeft w:val="480"/>
          <w:marRight w:val="0"/>
          <w:marTop w:val="0"/>
          <w:marBottom w:val="0"/>
          <w:divBdr>
            <w:top w:val="none" w:sz="0" w:space="0" w:color="auto"/>
            <w:left w:val="none" w:sz="0" w:space="0" w:color="auto"/>
            <w:bottom w:val="none" w:sz="0" w:space="0" w:color="auto"/>
            <w:right w:val="none" w:sz="0" w:space="0" w:color="auto"/>
          </w:divBdr>
        </w:div>
        <w:div w:id="903683845">
          <w:marLeft w:val="480"/>
          <w:marRight w:val="0"/>
          <w:marTop w:val="0"/>
          <w:marBottom w:val="0"/>
          <w:divBdr>
            <w:top w:val="none" w:sz="0" w:space="0" w:color="auto"/>
            <w:left w:val="none" w:sz="0" w:space="0" w:color="auto"/>
            <w:bottom w:val="none" w:sz="0" w:space="0" w:color="auto"/>
            <w:right w:val="none" w:sz="0" w:space="0" w:color="auto"/>
          </w:divBdr>
        </w:div>
        <w:div w:id="24259996">
          <w:marLeft w:val="480"/>
          <w:marRight w:val="0"/>
          <w:marTop w:val="0"/>
          <w:marBottom w:val="0"/>
          <w:divBdr>
            <w:top w:val="none" w:sz="0" w:space="0" w:color="auto"/>
            <w:left w:val="none" w:sz="0" w:space="0" w:color="auto"/>
            <w:bottom w:val="none" w:sz="0" w:space="0" w:color="auto"/>
            <w:right w:val="none" w:sz="0" w:space="0" w:color="auto"/>
          </w:divBdr>
        </w:div>
      </w:divsChild>
    </w:div>
    <w:div w:id="74671389">
      <w:bodyDiv w:val="1"/>
      <w:marLeft w:val="0"/>
      <w:marRight w:val="0"/>
      <w:marTop w:val="0"/>
      <w:marBottom w:val="0"/>
      <w:divBdr>
        <w:top w:val="none" w:sz="0" w:space="0" w:color="auto"/>
        <w:left w:val="none" w:sz="0" w:space="0" w:color="auto"/>
        <w:bottom w:val="none" w:sz="0" w:space="0" w:color="auto"/>
        <w:right w:val="none" w:sz="0" w:space="0" w:color="auto"/>
      </w:divBdr>
    </w:div>
    <w:div w:id="77407293">
      <w:bodyDiv w:val="1"/>
      <w:marLeft w:val="0"/>
      <w:marRight w:val="0"/>
      <w:marTop w:val="0"/>
      <w:marBottom w:val="0"/>
      <w:divBdr>
        <w:top w:val="none" w:sz="0" w:space="0" w:color="auto"/>
        <w:left w:val="none" w:sz="0" w:space="0" w:color="auto"/>
        <w:bottom w:val="none" w:sz="0" w:space="0" w:color="auto"/>
        <w:right w:val="none" w:sz="0" w:space="0" w:color="auto"/>
      </w:divBdr>
      <w:divsChild>
        <w:div w:id="2006207291">
          <w:marLeft w:val="480"/>
          <w:marRight w:val="0"/>
          <w:marTop w:val="0"/>
          <w:marBottom w:val="0"/>
          <w:divBdr>
            <w:top w:val="none" w:sz="0" w:space="0" w:color="auto"/>
            <w:left w:val="none" w:sz="0" w:space="0" w:color="auto"/>
            <w:bottom w:val="none" w:sz="0" w:space="0" w:color="auto"/>
            <w:right w:val="none" w:sz="0" w:space="0" w:color="auto"/>
          </w:divBdr>
        </w:div>
        <w:div w:id="734935366">
          <w:marLeft w:val="480"/>
          <w:marRight w:val="0"/>
          <w:marTop w:val="0"/>
          <w:marBottom w:val="0"/>
          <w:divBdr>
            <w:top w:val="none" w:sz="0" w:space="0" w:color="auto"/>
            <w:left w:val="none" w:sz="0" w:space="0" w:color="auto"/>
            <w:bottom w:val="none" w:sz="0" w:space="0" w:color="auto"/>
            <w:right w:val="none" w:sz="0" w:space="0" w:color="auto"/>
          </w:divBdr>
        </w:div>
        <w:div w:id="1262494858">
          <w:marLeft w:val="480"/>
          <w:marRight w:val="0"/>
          <w:marTop w:val="0"/>
          <w:marBottom w:val="0"/>
          <w:divBdr>
            <w:top w:val="none" w:sz="0" w:space="0" w:color="auto"/>
            <w:left w:val="none" w:sz="0" w:space="0" w:color="auto"/>
            <w:bottom w:val="none" w:sz="0" w:space="0" w:color="auto"/>
            <w:right w:val="none" w:sz="0" w:space="0" w:color="auto"/>
          </w:divBdr>
        </w:div>
        <w:div w:id="1291742868">
          <w:marLeft w:val="480"/>
          <w:marRight w:val="0"/>
          <w:marTop w:val="0"/>
          <w:marBottom w:val="0"/>
          <w:divBdr>
            <w:top w:val="none" w:sz="0" w:space="0" w:color="auto"/>
            <w:left w:val="none" w:sz="0" w:space="0" w:color="auto"/>
            <w:bottom w:val="none" w:sz="0" w:space="0" w:color="auto"/>
            <w:right w:val="none" w:sz="0" w:space="0" w:color="auto"/>
          </w:divBdr>
        </w:div>
        <w:div w:id="1342122243">
          <w:marLeft w:val="480"/>
          <w:marRight w:val="0"/>
          <w:marTop w:val="0"/>
          <w:marBottom w:val="0"/>
          <w:divBdr>
            <w:top w:val="none" w:sz="0" w:space="0" w:color="auto"/>
            <w:left w:val="none" w:sz="0" w:space="0" w:color="auto"/>
            <w:bottom w:val="none" w:sz="0" w:space="0" w:color="auto"/>
            <w:right w:val="none" w:sz="0" w:space="0" w:color="auto"/>
          </w:divBdr>
        </w:div>
        <w:div w:id="1749689379">
          <w:marLeft w:val="480"/>
          <w:marRight w:val="0"/>
          <w:marTop w:val="0"/>
          <w:marBottom w:val="0"/>
          <w:divBdr>
            <w:top w:val="none" w:sz="0" w:space="0" w:color="auto"/>
            <w:left w:val="none" w:sz="0" w:space="0" w:color="auto"/>
            <w:bottom w:val="none" w:sz="0" w:space="0" w:color="auto"/>
            <w:right w:val="none" w:sz="0" w:space="0" w:color="auto"/>
          </w:divBdr>
        </w:div>
        <w:div w:id="612400338">
          <w:marLeft w:val="480"/>
          <w:marRight w:val="0"/>
          <w:marTop w:val="0"/>
          <w:marBottom w:val="0"/>
          <w:divBdr>
            <w:top w:val="none" w:sz="0" w:space="0" w:color="auto"/>
            <w:left w:val="none" w:sz="0" w:space="0" w:color="auto"/>
            <w:bottom w:val="none" w:sz="0" w:space="0" w:color="auto"/>
            <w:right w:val="none" w:sz="0" w:space="0" w:color="auto"/>
          </w:divBdr>
        </w:div>
        <w:div w:id="165019774">
          <w:marLeft w:val="480"/>
          <w:marRight w:val="0"/>
          <w:marTop w:val="0"/>
          <w:marBottom w:val="0"/>
          <w:divBdr>
            <w:top w:val="none" w:sz="0" w:space="0" w:color="auto"/>
            <w:left w:val="none" w:sz="0" w:space="0" w:color="auto"/>
            <w:bottom w:val="none" w:sz="0" w:space="0" w:color="auto"/>
            <w:right w:val="none" w:sz="0" w:space="0" w:color="auto"/>
          </w:divBdr>
        </w:div>
        <w:div w:id="437990177">
          <w:marLeft w:val="480"/>
          <w:marRight w:val="0"/>
          <w:marTop w:val="0"/>
          <w:marBottom w:val="0"/>
          <w:divBdr>
            <w:top w:val="none" w:sz="0" w:space="0" w:color="auto"/>
            <w:left w:val="none" w:sz="0" w:space="0" w:color="auto"/>
            <w:bottom w:val="none" w:sz="0" w:space="0" w:color="auto"/>
            <w:right w:val="none" w:sz="0" w:space="0" w:color="auto"/>
          </w:divBdr>
        </w:div>
        <w:div w:id="1609583120">
          <w:marLeft w:val="480"/>
          <w:marRight w:val="0"/>
          <w:marTop w:val="0"/>
          <w:marBottom w:val="0"/>
          <w:divBdr>
            <w:top w:val="none" w:sz="0" w:space="0" w:color="auto"/>
            <w:left w:val="none" w:sz="0" w:space="0" w:color="auto"/>
            <w:bottom w:val="none" w:sz="0" w:space="0" w:color="auto"/>
            <w:right w:val="none" w:sz="0" w:space="0" w:color="auto"/>
          </w:divBdr>
        </w:div>
        <w:div w:id="1748920258">
          <w:marLeft w:val="480"/>
          <w:marRight w:val="0"/>
          <w:marTop w:val="0"/>
          <w:marBottom w:val="0"/>
          <w:divBdr>
            <w:top w:val="none" w:sz="0" w:space="0" w:color="auto"/>
            <w:left w:val="none" w:sz="0" w:space="0" w:color="auto"/>
            <w:bottom w:val="none" w:sz="0" w:space="0" w:color="auto"/>
            <w:right w:val="none" w:sz="0" w:space="0" w:color="auto"/>
          </w:divBdr>
        </w:div>
        <w:div w:id="102194025">
          <w:marLeft w:val="480"/>
          <w:marRight w:val="0"/>
          <w:marTop w:val="0"/>
          <w:marBottom w:val="0"/>
          <w:divBdr>
            <w:top w:val="none" w:sz="0" w:space="0" w:color="auto"/>
            <w:left w:val="none" w:sz="0" w:space="0" w:color="auto"/>
            <w:bottom w:val="none" w:sz="0" w:space="0" w:color="auto"/>
            <w:right w:val="none" w:sz="0" w:space="0" w:color="auto"/>
          </w:divBdr>
        </w:div>
        <w:div w:id="1545292066">
          <w:marLeft w:val="480"/>
          <w:marRight w:val="0"/>
          <w:marTop w:val="0"/>
          <w:marBottom w:val="0"/>
          <w:divBdr>
            <w:top w:val="none" w:sz="0" w:space="0" w:color="auto"/>
            <w:left w:val="none" w:sz="0" w:space="0" w:color="auto"/>
            <w:bottom w:val="none" w:sz="0" w:space="0" w:color="auto"/>
            <w:right w:val="none" w:sz="0" w:space="0" w:color="auto"/>
          </w:divBdr>
        </w:div>
      </w:divsChild>
    </w:div>
    <w:div w:id="86080475">
      <w:bodyDiv w:val="1"/>
      <w:marLeft w:val="0"/>
      <w:marRight w:val="0"/>
      <w:marTop w:val="0"/>
      <w:marBottom w:val="0"/>
      <w:divBdr>
        <w:top w:val="none" w:sz="0" w:space="0" w:color="auto"/>
        <w:left w:val="none" w:sz="0" w:space="0" w:color="auto"/>
        <w:bottom w:val="none" w:sz="0" w:space="0" w:color="auto"/>
        <w:right w:val="none" w:sz="0" w:space="0" w:color="auto"/>
      </w:divBdr>
    </w:div>
    <w:div w:id="112023565">
      <w:bodyDiv w:val="1"/>
      <w:marLeft w:val="0"/>
      <w:marRight w:val="0"/>
      <w:marTop w:val="0"/>
      <w:marBottom w:val="0"/>
      <w:divBdr>
        <w:top w:val="none" w:sz="0" w:space="0" w:color="auto"/>
        <w:left w:val="none" w:sz="0" w:space="0" w:color="auto"/>
        <w:bottom w:val="none" w:sz="0" w:space="0" w:color="auto"/>
        <w:right w:val="none" w:sz="0" w:space="0" w:color="auto"/>
      </w:divBdr>
      <w:divsChild>
        <w:div w:id="696320672">
          <w:marLeft w:val="480"/>
          <w:marRight w:val="0"/>
          <w:marTop w:val="0"/>
          <w:marBottom w:val="0"/>
          <w:divBdr>
            <w:top w:val="none" w:sz="0" w:space="0" w:color="auto"/>
            <w:left w:val="none" w:sz="0" w:space="0" w:color="auto"/>
            <w:bottom w:val="none" w:sz="0" w:space="0" w:color="auto"/>
            <w:right w:val="none" w:sz="0" w:space="0" w:color="auto"/>
          </w:divBdr>
        </w:div>
        <w:div w:id="1597904521">
          <w:marLeft w:val="480"/>
          <w:marRight w:val="0"/>
          <w:marTop w:val="0"/>
          <w:marBottom w:val="0"/>
          <w:divBdr>
            <w:top w:val="none" w:sz="0" w:space="0" w:color="auto"/>
            <w:left w:val="none" w:sz="0" w:space="0" w:color="auto"/>
            <w:bottom w:val="none" w:sz="0" w:space="0" w:color="auto"/>
            <w:right w:val="none" w:sz="0" w:space="0" w:color="auto"/>
          </w:divBdr>
        </w:div>
        <w:div w:id="1678851298">
          <w:marLeft w:val="480"/>
          <w:marRight w:val="0"/>
          <w:marTop w:val="0"/>
          <w:marBottom w:val="0"/>
          <w:divBdr>
            <w:top w:val="none" w:sz="0" w:space="0" w:color="auto"/>
            <w:left w:val="none" w:sz="0" w:space="0" w:color="auto"/>
            <w:bottom w:val="none" w:sz="0" w:space="0" w:color="auto"/>
            <w:right w:val="none" w:sz="0" w:space="0" w:color="auto"/>
          </w:divBdr>
        </w:div>
        <w:div w:id="1488400003">
          <w:marLeft w:val="480"/>
          <w:marRight w:val="0"/>
          <w:marTop w:val="0"/>
          <w:marBottom w:val="0"/>
          <w:divBdr>
            <w:top w:val="none" w:sz="0" w:space="0" w:color="auto"/>
            <w:left w:val="none" w:sz="0" w:space="0" w:color="auto"/>
            <w:bottom w:val="none" w:sz="0" w:space="0" w:color="auto"/>
            <w:right w:val="none" w:sz="0" w:space="0" w:color="auto"/>
          </w:divBdr>
        </w:div>
        <w:div w:id="1692994695">
          <w:marLeft w:val="480"/>
          <w:marRight w:val="0"/>
          <w:marTop w:val="0"/>
          <w:marBottom w:val="0"/>
          <w:divBdr>
            <w:top w:val="none" w:sz="0" w:space="0" w:color="auto"/>
            <w:left w:val="none" w:sz="0" w:space="0" w:color="auto"/>
            <w:bottom w:val="none" w:sz="0" w:space="0" w:color="auto"/>
            <w:right w:val="none" w:sz="0" w:space="0" w:color="auto"/>
          </w:divBdr>
        </w:div>
        <w:div w:id="921916548">
          <w:marLeft w:val="480"/>
          <w:marRight w:val="0"/>
          <w:marTop w:val="0"/>
          <w:marBottom w:val="0"/>
          <w:divBdr>
            <w:top w:val="none" w:sz="0" w:space="0" w:color="auto"/>
            <w:left w:val="none" w:sz="0" w:space="0" w:color="auto"/>
            <w:bottom w:val="none" w:sz="0" w:space="0" w:color="auto"/>
            <w:right w:val="none" w:sz="0" w:space="0" w:color="auto"/>
          </w:divBdr>
        </w:div>
        <w:div w:id="175972276">
          <w:marLeft w:val="480"/>
          <w:marRight w:val="0"/>
          <w:marTop w:val="0"/>
          <w:marBottom w:val="0"/>
          <w:divBdr>
            <w:top w:val="none" w:sz="0" w:space="0" w:color="auto"/>
            <w:left w:val="none" w:sz="0" w:space="0" w:color="auto"/>
            <w:bottom w:val="none" w:sz="0" w:space="0" w:color="auto"/>
            <w:right w:val="none" w:sz="0" w:space="0" w:color="auto"/>
          </w:divBdr>
        </w:div>
        <w:div w:id="1332486296">
          <w:marLeft w:val="480"/>
          <w:marRight w:val="0"/>
          <w:marTop w:val="0"/>
          <w:marBottom w:val="0"/>
          <w:divBdr>
            <w:top w:val="none" w:sz="0" w:space="0" w:color="auto"/>
            <w:left w:val="none" w:sz="0" w:space="0" w:color="auto"/>
            <w:bottom w:val="none" w:sz="0" w:space="0" w:color="auto"/>
            <w:right w:val="none" w:sz="0" w:space="0" w:color="auto"/>
          </w:divBdr>
        </w:div>
        <w:div w:id="806777804">
          <w:marLeft w:val="480"/>
          <w:marRight w:val="0"/>
          <w:marTop w:val="0"/>
          <w:marBottom w:val="0"/>
          <w:divBdr>
            <w:top w:val="none" w:sz="0" w:space="0" w:color="auto"/>
            <w:left w:val="none" w:sz="0" w:space="0" w:color="auto"/>
            <w:bottom w:val="none" w:sz="0" w:space="0" w:color="auto"/>
            <w:right w:val="none" w:sz="0" w:space="0" w:color="auto"/>
          </w:divBdr>
        </w:div>
        <w:div w:id="1363630561">
          <w:marLeft w:val="480"/>
          <w:marRight w:val="0"/>
          <w:marTop w:val="0"/>
          <w:marBottom w:val="0"/>
          <w:divBdr>
            <w:top w:val="none" w:sz="0" w:space="0" w:color="auto"/>
            <w:left w:val="none" w:sz="0" w:space="0" w:color="auto"/>
            <w:bottom w:val="none" w:sz="0" w:space="0" w:color="auto"/>
            <w:right w:val="none" w:sz="0" w:space="0" w:color="auto"/>
          </w:divBdr>
        </w:div>
        <w:div w:id="982660892">
          <w:marLeft w:val="480"/>
          <w:marRight w:val="0"/>
          <w:marTop w:val="0"/>
          <w:marBottom w:val="0"/>
          <w:divBdr>
            <w:top w:val="none" w:sz="0" w:space="0" w:color="auto"/>
            <w:left w:val="none" w:sz="0" w:space="0" w:color="auto"/>
            <w:bottom w:val="none" w:sz="0" w:space="0" w:color="auto"/>
            <w:right w:val="none" w:sz="0" w:space="0" w:color="auto"/>
          </w:divBdr>
        </w:div>
        <w:div w:id="1269240825">
          <w:marLeft w:val="480"/>
          <w:marRight w:val="0"/>
          <w:marTop w:val="0"/>
          <w:marBottom w:val="0"/>
          <w:divBdr>
            <w:top w:val="none" w:sz="0" w:space="0" w:color="auto"/>
            <w:left w:val="none" w:sz="0" w:space="0" w:color="auto"/>
            <w:bottom w:val="none" w:sz="0" w:space="0" w:color="auto"/>
            <w:right w:val="none" w:sz="0" w:space="0" w:color="auto"/>
          </w:divBdr>
        </w:div>
        <w:div w:id="658120063">
          <w:marLeft w:val="480"/>
          <w:marRight w:val="0"/>
          <w:marTop w:val="0"/>
          <w:marBottom w:val="0"/>
          <w:divBdr>
            <w:top w:val="none" w:sz="0" w:space="0" w:color="auto"/>
            <w:left w:val="none" w:sz="0" w:space="0" w:color="auto"/>
            <w:bottom w:val="none" w:sz="0" w:space="0" w:color="auto"/>
            <w:right w:val="none" w:sz="0" w:space="0" w:color="auto"/>
          </w:divBdr>
        </w:div>
        <w:div w:id="1204902542">
          <w:marLeft w:val="480"/>
          <w:marRight w:val="0"/>
          <w:marTop w:val="0"/>
          <w:marBottom w:val="0"/>
          <w:divBdr>
            <w:top w:val="none" w:sz="0" w:space="0" w:color="auto"/>
            <w:left w:val="none" w:sz="0" w:space="0" w:color="auto"/>
            <w:bottom w:val="none" w:sz="0" w:space="0" w:color="auto"/>
            <w:right w:val="none" w:sz="0" w:space="0" w:color="auto"/>
          </w:divBdr>
        </w:div>
        <w:div w:id="439111578">
          <w:marLeft w:val="480"/>
          <w:marRight w:val="0"/>
          <w:marTop w:val="0"/>
          <w:marBottom w:val="0"/>
          <w:divBdr>
            <w:top w:val="none" w:sz="0" w:space="0" w:color="auto"/>
            <w:left w:val="none" w:sz="0" w:space="0" w:color="auto"/>
            <w:bottom w:val="none" w:sz="0" w:space="0" w:color="auto"/>
            <w:right w:val="none" w:sz="0" w:space="0" w:color="auto"/>
          </w:divBdr>
        </w:div>
        <w:div w:id="84887279">
          <w:marLeft w:val="480"/>
          <w:marRight w:val="0"/>
          <w:marTop w:val="0"/>
          <w:marBottom w:val="0"/>
          <w:divBdr>
            <w:top w:val="none" w:sz="0" w:space="0" w:color="auto"/>
            <w:left w:val="none" w:sz="0" w:space="0" w:color="auto"/>
            <w:bottom w:val="none" w:sz="0" w:space="0" w:color="auto"/>
            <w:right w:val="none" w:sz="0" w:space="0" w:color="auto"/>
          </w:divBdr>
        </w:div>
        <w:div w:id="1736195957">
          <w:marLeft w:val="480"/>
          <w:marRight w:val="0"/>
          <w:marTop w:val="0"/>
          <w:marBottom w:val="0"/>
          <w:divBdr>
            <w:top w:val="none" w:sz="0" w:space="0" w:color="auto"/>
            <w:left w:val="none" w:sz="0" w:space="0" w:color="auto"/>
            <w:bottom w:val="none" w:sz="0" w:space="0" w:color="auto"/>
            <w:right w:val="none" w:sz="0" w:space="0" w:color="auto"/>
          </w:divBdr>
        </w:div>
        <w:div w:id="1491753795">
          <w:marLeft w:val="480"/>
          <w:marRight w:val="0"/>
          <w:marTop w:val="0"/>
          <w:marBottom w:val="0"/>
          <w:divBdr>
            <w:top w:val="none" w:sz="0" w:space="0" w:color="auto"/>
            <w:left w:val="none" w:sz="0" w:space="0" w:color="auto"/>
            <w:bottom w:val="none" w:sz="0" w:space="0" w:color="auto"/>
            <w:right w:val="none" w:sz="0" w:space="0" w:color="auto"/>
          </w:divBdr>
        </w:div>
        <w:div w:id="443499631">
          <w:marLeft w:val="480"/>
          <w:marRight w:val="0"/>
          <w:marTop w:val="0"/>
          <w:marBottom w:val="0"/>
          <w:divBdr>
            <w:top w:val="none" w:sz="0" w:space="0" w:color="auto"/>
            <w:left w:val="none" w:sz="0" w:space="0" w:color="auto"/>
            <w:bottom w:val="none" w:sz="0" w:space="0" w:color="auto"/>
            <w:right w:val="none" w:sz="0" w:space="0" w:color="auto"/>
          </w:divBdr>
        </w:div>
        <w:div w:id="82455560">
          <w:marLeft w:val="480"/>
          <w:marRight w:val="0"/>
          <w:marTop w:val="0"/>
          <w:marBottom w:val="0"/>
          <w:divBdr>
            <w:top w:val="none" w:sz="0" w:space="0" w:color="auto"/>
            <w:left w:val="none" w:sz="0" w:space="0" w:color="auto"/>
            <w:bottom w:val="none" w:sz="0" w:space="0" w:color="auto"/>
            <w:right w:val="none" w:sz="0" w:space="0" w:color="auto"/>
          </w:divBdr>
        </w:div>
        <w:div w:id="1856731190">
          <w:marLeft w:val="480"/>
          <w:marRight w:val="0"/>
          <w:marTop w:val="0"/>
          <w:marBottom w:val="0"/>
          <w:divBdr>
            <w:top w:val="none" w:sz="0" w:space="0" w:color="auto"/>
            <w:left w:val="none" w:sz="0" w:space="0" w:color="auto"/>
            <w:bottom w:val="none" w:sz="0" w:space="0" w:color="auto"/>
            <w:right w:val="none" w:sz="0" w:space="0" w:color="auto"/>
          </w:divBdr>
        </w:div>
        <w:div w:id="1773282645">
          <w:marLeft w:val="480"/>
          <w:marRight w:val="0"/>
          <w:marTop w:val="0"/>
          <w:marBottom w:val="0"/>
          <w:divBdr>
            <w:top w:val="none" w:sz="0" w:space="0" w:color="auto"/>
            <w:left w:val="none" w:sz="0" w:space="0" w:color="auto"/>
            <w:bottom w:val="none" w:sz="0" w:space="0" w:color="auto"/>
            <w:right w:val="none" w:sz="0" w:space="0" w:color="auto"/>
          </w:divBdr>
        </w:div>
        <w:div w:id="1265502551">
          <w:marLeft w:val="480"/>
          <w:marRight w:val="0"/>
          <w:marTop w:val="0"/>
          <w:marBottom w:val="0"/>
          <w:divBdr>
            <w:top w:val="none" w:sz="0" w:space="0" w:color="auto"/>
            <w:left w:val="none" w:sz="0" w:space="0" w:color="auto"/>
            <w:bottom w:val="none" w:sz="0" w:space="0" w:color="auto"/>
            <w:right w:val="none" w:sz="0" w:space="0" w:color="auto"/>
          </w:divBdr>
        </w:div>
        <w:div w:id="1335381176">
          <w:marLeft w:val="480"/>
          <w:marRight w:val="0"/>
          <w:marTop w:val="0"/>
          <w:marBottom w:val="0"/>
          <w:divBdr>
            <w:top w:val="none" w:sz="0" w:space="0" w:color="auto"/>
            <w:left w:val="none" w:sz="0" w:space="0" w:color="auto"/>
            <w:bottom w:val="none" w:sz="0" w:space="0" w:color="auto"/>
            <w:right w:val="none" w:sz="0" w:space="0" w:color="auto"/>
          </w:divBdr>
        </w:div>
        <w:div w:id="392043200">
          <w:marLeft w:val="480"/>
          <w:marRight w:val="0"/>
          <w:marTop w:val="0"/>
          <w:marBottom w:val="0"/>
          <w:divBdr>
            <w:top w:val="none" w:sz="0" w:space="0" w:color="auto"/>
            <w:left w:val="none" w:sz="0" w:space="0" w:color="auto"/>
            <w:bottom w:val="none" w:sz="0" w:space="0" w:color="auto"/>
            <w:right w:val="none" w:sz="0" w:space="0" w:color="auto"/>
          </w:divBdr>
        </w:div>
        <w:div w:id="624699201">
          <w:marLeft w:val="480"/>
          <w:marRight w:val="0"/>
          <w:marTop w:val="0"/>
          <w:marBottom w:val="0"/>
          <w:divBdr>
            <w:top w:val="none" w:sz="0" w:space="0" w:color="auto"/>
            <w:left w:val="none" w:sz="0" w:space="0" w:color="auto"/>
            <w:bottom w:val="none" w:sz="0" w:space="0" w:color="auto"/>
            <w:right w:val="none" w:sz="0" w:space="0" w:color="auto"/>
          </w:divBdr>
        </w:div>
      </w:divsChild>
    </w:div>
    <w:div w:id="126242073">
      <w:bodyDiv w:val="1"/>
      <w:marLeft w:val="0"/>
      <w:marRight w:val="0"/>
      <w:marTop w:val="0"/>
      <w:marBottom w:val="0"/>
      <w:divBdr>
        <w:top w:val="none" w:sz="0" w:space="0" w:color="auto"/>
        <w:left w:val="none" w:sz="0" w:space="0" w:color="auto"/>
        <w:bottom w:val="none" w:sz="0" w:space="0" w:color="auto"/>
        <w:right w:val="none" w:sz="0" w:space="0" w:color="auto"/>
      </w:divBdr>
      <w:divsChild>
        <w:div w:id="293410225">
          <w:marLeft w:val="480"/>
          <w:marRight w:val="0"/>
          <w:marTop w:val="0"/>
          <w:marBottom w:val="0"/>
          <w:divBdr>
            <w:top w:val="none" w:sz="0" w:space="0" w:color="auto"/>
            <w:left w:val="none" w:sz="0" w:space="0" w:color="auto"/>
            <w:bottom w:val="none" w:sz="0" w:space="0" w:color="auto"/>
            <w:right w:val="none" w:sz="0" w:space="0" w:color="auto"/>
          </w:divBdr>
        </w:div>
        <w:div w:id="1318267101">
          <w:marLeft w:val="480"/>
          <w:marRight w:val="0"/>
          <w:marTop w:val="0"/>
          <w:marBottom w:val="0"/>
          <w:divBdr>
            <w:top w:val="none" w:sz="0" w:space="0" w:color="auto"/>
            <w:left w:val="none" w:sz="0" w:space="0" w:color="auto"/>
            <w:bottom w:val="none" w:sz="0" w:space="0" w:color="auto"/>
            <w:right w:val="none" w:sz="0" w:space="0" w:color="auto"/>
          </w:divBdr>
        </w:div>
        <w:div w:id="1017577556">
          <w:marLeft w:val="480"/>
          <w:marRight w:val="0"/>
          <w:marTop w:val="0"/>
          <w:marBottom w:val="0"/>
          <w:divBdr>
            <w:top w:val="none" w:sz="0" w:space="0" w:color="auto"/>
            <w:left w:val="none" w:sz="0" w:space="0" w:color="auto"/>
            <w:bottom w:val="none" w:sz="0" w:space="0" w:color="auto"/>
            <w:right w:val="none" w:sz="0" w:space="0" w:color="auto"/>
          </w:divBdr>
        </w:div>
        <w:div w:id="2108889099">
          <w:marLeft w:val="480"/>
          <w:marRight w:val="0"/>
          <w:marTop w:val="0"/>
          <w:marBottom w:val="0"/>
          <w:divBdr>
            <w:top w:val="none" w:sz="0" w:space="0" w:color="auto"/>
            <w:left w:val="none" w:sz="0" w:space="0" w:color="auto"/>
            <w:bottom w:val="none" w:sz="0" w:space="0" w:color="auto"/>
            <w:right w:val="none" w:sz="0" w:space="0" w:color="auto"/>
          </w:divBdr>
        </w:div>
        <w:div w:id="1696811940">
          <w:marLeft w:val="480"/>
          <w:marRight w:val="0"/>
          <w:marTop w:val="0"/>
          <w:marBottom w:val="0"/>
          <w:divBdr>
            <w:top w:val="none" w:sz="0" w:space="0" w:color="auto"/>
            <w:left w:val="none" w:sz="0" w:space="0" w:color="auto"/>
            <w:bottom w:val="none" w:sz="0" w:space="0" w:color="auto"/>
            <w:right w:val="none" w:sz="0" w:space="0" w:color="auto"/>
          </w:divBdr>
        </w:div>
        <w:div w:id="1873299237">
          <w:marLeft w:val="480"/>
          <w:marRight w:val="0"/>
          <w:marTop w:val="0"/>
          <w:marBottom w:val="0"/>
          <w:divBdr>
            <w:top w:val="none" w:sz="0" w:space="0" w:color="auto"/>
            <w:left w:val="none" w:sz="0" w:space="0" w:color="auto"/>
            <w:bottom w:val="none" w:sz="0" w:space="0" w:color="auto"/>
            <w:right w:val="none" w:sz="0" w:space="0" w:color="auto"/>
          </w:divBdr>
        </w:div>
        <w:div w:id="1674147085">
          <w:marLeft w:val="480"/>
          <w:marRight w:val="0"/>
          <w:marTop w:val="0"/>
          <w:marBottom w:val="0"/>
          <w:divBdr>
            <w:top w:val="none" w:sz="0" w:space="0" w:color="auto"/>
            <w:left w:val="none" w:sz="0" w:space="0" w:color="auto"/>
            <w:bottom w:val="none" w:sz="0" w:space="0" w:color="auto"/>
            <w:right w:val="none" w:sz="0" w:space="0" w:color="auto"/>
          </w:divBdr>
        </w:div>
        <w:div w:id="782504239">
          <w:marLeft w:val="480"/>
          <w:marRight w:val="0"/>
          <w:marTop w:val="0"/>
          <w:marBottom w:val="0"/>
          <w:divBdr>
            <w:top w:val="none" w:sz="0" w:space="0" w:color="auto"/>
            <w:left w:val="none" w:sz="0" w:space="0" w:color="auto"/>
            <w:bottom w:val="none" w:sz="0" w:space="0" w:color="auto"/>
            <w:right w:val="none" w:sz="0" w:space="0" w:color="auto"/>
          </w:divBdr>
        </w:div>
      </w:divsChild>
    </w:div>
    <w:div w:id="135879820">
      <w:bodyDiv w:val="1"/>
      <w:marLeft w:val="0"/>
      <w:marRight w:val="0"/>
      <w:marTop w:val="0"/>
      <w:marBottom w:val="0"/>
      <w:divBdr>
        <w:top w:val="none" w:sz="0" w:space="0" w:color="auto"/>
        <w:left w:val="none" w:sz="0" w:space="0" w:color="auto"/>
        <w:bottom w:val="none" w:sz="0" w:space="0" w:color="auto"/>
        <w:right w:val="none" w:sz="0" w:space="0" w:color="auto"/>
      </w:divBdr>
      <w:divsChild>
        <w:div w:id="941377572">
          <w:marLeft w:val="480"/>
          <w:marRight w:val="0"/>
          <w:marTop w:val="0"/>
          <w:marBottom w:val="0"/>
          <w:divBdr>
            <w:top w:val="none" w:sz="0" w:space="0" w:color="auto"/>
            <w:left w:val="none" w:sz="0" w:space="0" w:color="auto"/>
            <w:bottom w:val="none" w:sz="0" w:space="0" w:color="auto"/>
            <w:right w:val="none" w:sz="0" w:space="0" w:color="auto"/>
          </w:divBdr>
        </w:div>
        <w:div w:id="226498239">
          <w:marLeft w:val="480"/>
          <w:marRight w:val="0"/>
          <w:marTop w:val="0"/>
          <w:marBottom w:val="0"/>
          <w:divBdr>
            <w:top w:val="none" w:sz="0" w:space="0" w:color="auto"/>
            <w:left w:val="none" w:sz="0" w:space="0" w:color="auto"/>
            <w:bottom w:val="none" w:sz="0" w:space="0" w:color="auto"/>
            <w:right w:val="none" w:sz="0" w:space="0" w:color="auto"/>
          </w:divBdr>
        </w:div>
        <w:div w:id="1516653368">
          <w:marLeft w:val="480"/>
          <w:marRight w:val="0"/>
          <w:marTop w:val="0"/>
          <w:marBottom w:val="0"/>
          <w:divBdr>
            <w:top w:val="none" w:sz="0" w:space="0" w:color="auto"/>
            <w:left w:val="none" w:sz="0" w:space="0" w:color="auto"/>
            <w:bottom w:val="none" w:sz="0" w:space="0" w:color="auto"/>
            <w:right w:val="none" w:sz="0" w:space="0" w:color="auto"/>
          </w:divBdr>
        </w:div>
        <w:div w:id="1223519419">
          <w:marLeft w:val="480"/>
          <w:marRight w:val="0"/>
          <w:marTop w:val="0"/>
          <w:marBottom w:val="0"/>
          <w:divBdr>
            <w:top w:val="none" w:sz="0" w:space="0" w:color="auto"/>
            <w:left w:val="none" w:sz="0" w:space="0" w:color="auto"/>
            <w:bottom w:val="none" w:sz="0" w:space="0" w:color="auto"/>
            <w:right w:val="none" w:sz="0" w:space="0" w:color="auto"/>
          </w:divBdr>
        </w:div>
        <w:div w:id="1883321365">
          <w:marLeft w:val="480"/>
          <w:marRight w:val="0"/>
          <w:marTop w:val="0"/>
          <w:marBottom w:val="0"/>
          <w:divBdr>
            <w:top w:val="none" w:sz="0" w:space="0" w:color="auto"/>
            <w:left w:val="none" w:sz="0" w:space="0" w:color="auto"/>
            <w:bottom w:val="none" w:sz="0" w:space="0" w:color="auto"/>
            <w:right w:val="none" w:sz="0" w:space="0" w:color="auto"/>
          </w:divBdr>
        </w:div>
        <w:div w:id="892933797">
          <w:marLeft w:val="480"/>
          <w:marRight w:val="0"/>
          <w:marTop w:val="0"/>
          <w:marBottom w:val="0"/>
          <w:divBdr>
            <w:top w:val="none" w:sz="0" w:space="0" w:color="auto"/>
            <w:left w:val="none" w:sz="0" w:space="0" w:color="auto"/>
            <w:bottom w:val="none" w:sz="0" w:space="0" w:color="auto"/>
            <w:right w:val="none" w:sz="0" w:space="0" w:color="auto"/>
          </w:divBdr>
        </w:div>
        <w:div w:id="381566710">
          <w:marLeft w:val="480"/>
          <w:marRight w:val="0"/>
          <w:marTop w:val="0"/>
          <w:marBottom w:val="0"/>
          <w:divBdr>
            <w:top w:val="none" w:sz="0" w:space="0" w:color="auto"/>
            <w:left w:val="none" w:sz="0" w:space="0" w:color="auto"/>
            <w:bottom w:val="none" w:sz="0" w:space="0" w:color="auto"/>
            <w:right w:val="none" w:sz="0" w:space="0" w:color="auto"/>
          </w:divBdr>
        </w:div>
        <w:div w:id="856115336">
          <w:marLeft w:val="480"/>
          <w:marRight w:val="0"/>
          <w:marTop w:val="0"/>
          <w:marBottom w:val="0"/>
          <w:divBdr>
            <w:top w:val="none" w:sz="0" w:space="0" w:color="auto"/>
            <w:left w:val="none" w:sz="0" w:space="0" w:color="auto"/>
            <w:bottom w:val="none" w:sz="0" w:space="0" w:color="auto"/>
            <w:right w:val="none" w:sz="0" w:space="0" w:color="auto"/>
          </w:divBdr>
        </w:div>
        <w:div w:id="754940335">
          <w:marLeft w:val="480"/>
          <w:marRight w:val="0"/>
          <w:marTop w:val="0"/>
          <w:marBottom w:val="0"/>
          <w:divBdr>
            <w:top w:val="none" w:sz="0" w:space="0" w:color="auto"/>
            <w:left w:val="none" w:sz="0" w:space="0" w:color="auto"/>
            <w:bottom w:val="none" w:sz="0" w:space="0" w:color="auto"/>
            <w:right w:val="none" w:sz="0" w:space="0" w:color="auto"/>
          </w:divBdr>
        </w:div>
        <w:div w:id="1708599218">
          <w:marLeft w:val="480"/>
          <w:marRight w:val="0"/>
          <w:marTop w:val="0"/>
          <w:marBottom w:val="0"/>
          <w:divBdr>
            <w:top w:val="none" w:sz="0" w:space="0" w:color="auto"/>
            <w:left w:val="none" w:sz="0" w:space="0" w:color="auto"/>
            <w:bottom w:val="none" w:sz="0" w:space="0" w:color="auto"/>
            <w:right w:val="none" w:sz="0" w:space="0" w:color="auto"/>
          </w:divBdr>
        </w:div>
        <w:div w:id="1614093781">
          <w:marLeft w:val="480"/>
          <w:marRight w:val="0"/>
          <w:marTop w:val="0"/>
          <w:marBottom w:val="0"/>
          <w:divBdr>
            <w:top w:val="none" w:sz="0" w:space="0" w:color="auto"/>
            <w:left w:val="none" w:sz="0" w:space="0" w:color="auto"/>
            <w:bottom w:val="none" w:sz="0" w:space="0" w:color="auto"/>
            <w:right w:val="none" w:sz="0" w:space="0" w:color="auto"/>
          </w:divBdr>
        </w:div>
        <w:div w:id="1655646283">
          <w:marLeft w:val="480"/>
          <w:marRight w:val="0"/>
          <w:marTop w:val="0"/>
          <w:marBottom w:val="0"/>
          <w:divBdr>
            <w:top w:val="none" w:sz="0" w:space="0" w:color="auto"/>
            <w:left w:val="none" w:sz="0" w:space="0" w:color="auto"/>
            <w:bottom w:val="none" w:sz="0" w:space="0" w:color="auto"/>
            <w:right w:val="none" w:sz="0" w:space="0" w:color="auto"/>
          </w:divBdr>
        </w:div>
        <w:div w:id="7295918">
          <w:marLeft w:val="480"/>
          <w:marRight w:val="0"/>
          <w:marTop w:val="0"/>
          <w:marBottom w:val="0"/>
          <w:divBdr>
            <w:top w:val="none" w:sz="0" w:space="0" w:color="auto"/>
            <w:left w:val="none" w:sz="0" w:space="0" w:color="auto"/>
            <w:bottom w:val="none" w:sz="0" w:space="0" w:color="auto"/>
            <w:right w:val="none" w:sz="0" w:space="0" w:color="auto"/>
          </w:divBdr>
        </w:div>
        <w:div w:id="2031762104">
          <w:marLeft w:val="480"/>
          <w:marRight w:val="0"/>
          <w:marTop w:val="0"/>
          <w:marBottom w:val="0"/>
          <w:divBdr>
            <w:top w:val="none" w:sz="0" w:space="0" w:color="auto"/>
            <w:left w:val="none" w:sz="0" w:space="0" w:color="auto"/>
            <w:bottom w:val="none" w:sz="0" w:space="0" w:color="auto"/>
            <w:right w:val="none" w:sz="0" w:space="0" w:color="auto"/>
          </w:divBdr>
        </w:div>
        <w:div w:id="767502809">
          <w:marLeft w:val="480"/>
          <w:marRight w:val="0"/>
          <w:marTop w:val="0"/>
          <w:marBottom w:val="0"/>
          <w:divBdr>
            <w:top w:val="none" w:sz="0" w:space="0" w:color="auto"/>
            <w:left w:val="none" w:sz="0" w:space="0" w:color="auto"/>
            <w:bottom w:val="none" w:sz="0" w:space="0" w:color="auto"/>
            <w:right w:val="none" w:sz="0" w:space="0" w:color="auto"/>
          </w:divBdr>
        </w:div>
      </w:divsChild>
    </w:div>
    <w:div w:id="175967213">
      <w:bodyDiv w:val="1"/>
      <w:marLeft w:val="0"/>
      <w:marRight w:val="0"/>
      <w:marTop w:val="0"/>
      <w:marBottom w:val="0"/>
      <w:divBdr>
        <w:top w:val="none" w:sz="0" w:space="0" w:color="auto"/>
        <w:left w:val="none" w:sz="0" w:space="0" w:color="auto"/>
        <w:bottom w:val="none" w:sz="0" w:space="0" w:color="auto"/>
        <w:right w:val="none" w:sz="0" w:space="0" w:color="auto"/>
      </w:divBdr>
      <w:divsChild>
        <w:div w:id="1247808611">
          <w:marLeft w:val="480"/>
          <w:marRight w:val="0"/>
          <w:marTop w:val="0"/>
          <w:marBottom w:val="0"/>
          <w:divBdr>
            <w:top w:val="none" w:sz="0" w:space="0" w:color="auto"/>
            <w:left w:val="none" w:sz="0" w:space="0" w:color="auto"/>
            <w:bottom w:val="none" w:sz="0" w:space="0" w:color="auto"/>
            <w:right w:val="none" w:sz="0" w:space="0" w:color="auto"/>
          </w:divBdr>
        </w:div>
        <w:div w:id="1330059130">
          <w:marLeft w:val="480"/>
          <w:marRight w:val="0"/>
          <w:marTop w:val="0"/>
          <w:marBottom w:val="0"/>
          <w:divBdr>
            <w:top w:val="none" w:sz="0" w:space="0" w:color="auto"/>
            <w:left w:val="none" w:sz="0" w:space="0" w:color="auto"/>
            <w:bottom w:val="none" w:sz="0" w:space="0" w:color="auto"/>
            <w:right w:val="none" w:sz="0" w:space="0" w:color="auto"/>
          </w:divBdr>
        </w:div>
        <w:div w:id="1795170885">
          <w:marLeft w:val="480"/>
          <w:marRight w:val="0"/>
          <w:marTop w:val="0"/>
          <w:marBottom w:val="0"/>
          <w:divBdr>
            <w:top w:val="none" w:sz="0" w:space="0" w:color="auto"/>
            <w:left w:val="none" w:sz="0" w:space="0" w:color="auto"/>
            <w:bottom w:val="none" w:sz="0" w:space="0" w:color="auto"/>
            <w:right w:val="none" w:sz="0" w:space="0" w:color="auto"/>
          </w:divBdr>
        </w:div>
        <w:div w:id="149716479">
          <w:marLeft w:val="480"/>
          <w:marRight w:val="0"/>
          <w:marTop w:val="0"/>
          <w:marBottom w:val="0"/>
          <w:divBdr>
            <w:top w:val="none" w:sz="0" w:space="0" w:color="auto"/>
            <w:left w:val="none" w:sz="0" w:space="0" w:color="auto"/>
            <w:bottom w:val="none" w:sz="0" w:space="0" w:color="auto"/>
            <w:right w:val="none" w:sz="0" w:space="0" w:color="auto"/>
          </w:divBdr>
        </w:div>
      </w:divsChild>
    </w:div>
    <w:div w:id="185948724">
      <w:bodyDiv w:val="1"/>
      <w:marLeft w:val="0"/>
      <w:marRight w:val="0"/>
      <w:marTop w:val="0"/>
      <w:marBottom w:val="0"/>
      <w:divBdr>
        <w:top w:val="none" w:sz="0" w:space="0" w:color="auto"/>
        <w:left w:val="none" w:sz="0" w:space="0" w:color="auto"/>
        <w:bottom w:val="none" w:sz="0" w:space="0" w:color="auto"/>
        <w:right w:val="none" w:sz="0" w:space="0" w:color="auto"/>
      </w:divBdr>
      <w:divsChild>
        <w:div w:id="163976062">
          <w:marLeft w:val="480"/>
          <w:marRight w:val="0"/>
          <w:marTop w:val="0"/>
          <w:marBottom w:val="0"/>
          <w:divBdr>
            <w:top w:val="none" w:sz="0" w:space="0" w:color="auto"/>
            <w:left w:val="none" w:sz="0" w:space="0" w:color="auto"/>
            <w:bottom w:val="none" w:sz="0" w:space="0" w:color="auto"/>
            <w:right w:val="none" w:sz="0" w:space="0" w:color="auto"/>
          </w:divBdr>
        </w:div>
        <w:div w:id="1340810876">
          <w:marLeft w:val="480"/>
          <w:marRight w:val="0"/>
          <w:marTop w:val="0"/>
          <w:marBottom w:val="0"/>
          <w:divBdr>
            <w:top w:val="none" w:sz="0" w:space="0" w:color="auto"/>
            <w:left w:val="none" w:sz="0" w:space="0" w:color="auto"/>
            <w:bottom w:val="none" w:sz="0" w:space="0" w:color="auto"/>
            <w:right w:val="none" w:sz="0" w:space="0" w:color="auto"/>
          </w:divBdr>
        </w:div>
        <w:div w:id="1942447435">
          <w:marLeft w:val="480"/>
          <w:marRight w:val="0"/>
          <w:marTop w:val="0"/>
          <w:marBottom w:val="0"/>
          <w:divBdr>
            <w:top w:val="none" w:sz="0" w:space="0" w:color="auto"/>
            <w:left w:val="none" w:sz="0" w:space="0" w:color="auto"/>
            <w:bottom w:val="none" w:sz="0" w:space="0" w:color="auto"/>
            <w:right w:val="none" w:sz="0" w:space="0" w:color="auto"/>
          </w:divBdr>
        </w:div>
        <w:div w:id="115873254">
          <w:marLeft w:val="480"/>
          <w:marRight w:val="0"/>
          <w:marTop w:val="0"/>
          <w:marBottom w:val="0"/>
          <w:divBdr>
            <w:top w:val="none" w:sz="0" w:space="0" w:color="auto"/>
            <w:left w:val="none" w:sz="0" w:space="0" w:color="auto"/>
            <w:bottom w:val="none" w:sz="0" w:space="0" w:color="auto"/>
            <w:right w:val="none" w:sz="0" w:space="0" w:color="auto"/>
          </w:divBdr>
        </w:div>
        <w:div w:id="453017525">
          <w:marLeft w:val="480"/>
          <w:marRight w:val="0"/>
          <w:marTop w:val="0"/>
          <w:marBottom w:val="0"/>
          <w:divBdr>
            <w:top w:val="none" w:sz="0" w:space="0" w:color="auto"/>
            <w:left w:val="none" w:sz="0" w:space="0" w:color="auto"/>
            <w:bottom w:val="none" w:sz="0" w:space="0" w:color="auto"/>
            <w:right w:val="none" w:sz="0" w:space="0" w:color="auto"/>
          </w:divBdr>
        </w:div>
        <w:div w:id="956563603">
          <w:marLeft w:val="480"/>
          <w:marRight w:val="0"/>
          <w:marTop w:val="0"/>
          <w:marBottom w:val="0"/>
          <w:divBdr>
            <w:top w:val="none" w:sz="0" w:space="0" w:color="auto"/>
            <w:left w:val="none" w:sz="0" w:space="0" w:color="auto"/>
            <w:bottom w:val="none" w:sz="0" w:space="0" w:color="auto"/>
            <w:right w:val="none" w:sz="0" w:space="0" w:color="auto"/>
          </w:divBdr>
        </w:div>
        <w:div w:id="85267764">
          <w:marLeft w:val="480"/>
          <w:marRight w:val="0"/>
          <w:marTop w:val="0"/>
          <w:marBottom w:val="0"/>
          <w:divBdr>
            <w:top w:val="none" w:sz="0" w:space="0" w:color="auto"/>
            <w:left w:val="none" w:sz="0" w:space="0" w:color="auto"/>
            <w:bottom w:val="none" w:sz="0" w:space="0" w:color="auto"/>
            <w:right w:val="none" w:sz="0" w:space="0" w:color="auto"/>
          </w:divBdr>
        </w:div>
        <w:div w:id="1665236355">
          <w:marLeft w:val="480"/>
          <w:marRight w:val="0"/>
          <w:marTop w:val="0"/>
          <w:marBottom w:val="0"/>
          <w:divBdr>
            <w:top w:val="none" w:sz="0" w:space="0" w:color="auto"/>
            <w:left w:val="none" w:sz="0" w:space="0" w:color="auto"/>
            <w:bottom w:val="none" w:sz="0" w:space="0" w:color="auto"/>
            <w:right w:val="none" w:sz="0" w:space="0" w:color="auto"/>
          </w:divBdr>
        </w:div>
        <w:div w:id="2145344430">
          <w:marLeft w:val="480"/>
          <w:marRight w:val="0"/>
          <w:marTop w:val="0"/>
          <w:marBottom w:val="0"/>
          <w:divBdr>
            <w:top w:val="none" w:sz="0" w:space="0" w:color="auto"/>
            <w:left w:val="none" w:sz="0" w:space="0" w:color="auto"/>
            <w:bottom w:val="none" w:sz="0" w:space="0" w:color="auto"/>
            <w:right w:val="none" w:sz="0" w:space="0" w:color="auto"/>
          </w:divBdr>
        </w:div>
        <w:div w:id="1169953503">
          <w:marLeft w:val="480"/>
          <w:marRight w:val="0"/>
          <w:marTop w:val="0"/>
          <w:marBottom w:val="0"/>
          <w:divBdr>
            <w:top w:val="none" w:sz="0" w:space="0" w:color="auto"/>
            <w:left w:val="none" w:sz="0" w:space="0" w:color="auto"/>
            <w:bottom w:val="none" w:sz="0" w:space="0" w:color="auto"/>
            <w:right w:val="none" w:sz="0" w:space="0" w:color="auto"/>
          </w:divBdr>
        </w:div>
        <w:div w:id="125702868">
          <w:marLeft w:val="480"/>
          <w:marRight w:val="0"/>
          <w:marTop w:val="0"/>
          <w:marBottom w:val="0"/>
          <w:divBdr>
            <w:top w:val="none" w:sz="0" w:space="0" w:color="auto"/>
            <w:left w:val="none" w:sz="0" w:space="0" w:color="auto"/>
            <w:bottom w:val="none" w:sz="0" w:space="0" w:color="auto"/>
            <w:right w:val="none" w:sz="0" w:space="0" w:color="auto"/>
          </w:divBdr>
        </w:div>
        <w:div w:id="543442206">
          <w:marLeft w:val="480"/>
          <w:marRight w:val="0"/>
          <w:marTop w:val="0"/>
          <w:marBottom w:val="0"/>
          <w:divBdr>
            <w:top w:val="none" w:sz="0" w:space="0" w:color="auto"/>
            <w:left w:val="none" w:sz="0" w:space="0" w:color="auto"/>
            <w:bottom w:val="none" w:sz="0" w:space="0" w:color="auto"/>
            <w:right w:val="none" w:sz="0" w:space="0" w:color="auto"/>
          </w:divBdr>
        </w:div>
        <w:div w:id="1720661639">
          <w:marLeft w:val="480"/>
          <w:marRight w:val="0"/>
          <w:marTop w:val="0"/>
          <w:marBottom w:val="0"/>
          <w:divBdr>
            <w:top w:val="none" w:sz="0" w:space="0" w:color="auto"/>
            <w:left w:val="none" w:sz="0" w:space="0" w:color="auto"/>
            <w:bottom w:val="none" w:sz="0" w:space="0" w:color="auto"/>
            <w:right w:val="none" w:sz="0" w:space="0" w:color="auto"/>
          </w:divBdr>
        </w:div>
        <w:div w:id="1778719647">
          <w:marLeft w:val="480"/>
          <w:marRight w:val="0"/>
          <w:marTop w:val="0"/>
          <w:marBottom w:val="0"/>
          <w:divBdr>
            <w:top w:val="none" w:sz="0" w:space="0" w:color="auto"/>
            <w:left w:val="none" w:sz="0" w:space="0" w:color="auto"/>
            <w:bottom w:val="none" w:sz="0" w:space="0" w:color="auto"/>
            <w:right w:val="none" w:sz="0" w:space="0" w:color="auto"/>
          </w:divBdr>
        </w:div>
        <w:div w:id="2048987030">
          <w:marLeft w:val="480"/>
          <w:marRight w:val="0"/>
          <w:marTop w:val="0"/>
          <w:marBottom w:val="0"/>
          <w:divBdr>
            <w:top w:val="none" w:sz="0" w:space="0" w:color="auto"/>
            <w:left w:val="none" w:sz="0" w:space="0" w:color="auto"/>
            <w:bottom w:val="none" w:sz="0" w:space="0" w:color="auto"/>
            <w:right w:val="none" w:sz="0" w:space="0" w:color="auto"/>
          </w:divBdr>
        </w:div>
        <w:div w:id="1205410195">
          <w:marLeft w:val="480"/>
          <w:marRight w:val="0"/>
          <w:marTop w:val="0"/>
          <w:marBottom w:val="0"/>
          <w:divBdr>
            <w:top w:val="none" w:sz="0" w:space="0" w:color="auto"/>
            <w:left w:val="none" w:sz="0" w:space="0" w:color="auto"/>
            <w:bottom w:val="none" w:sz="0" w:space="0" w:color="auto"/>
            <w:right w:val="none" w:sz="0" w:space="0" w:color="auto"/>
          </w:divBdr>
        </w:div>
      </w:divsChild>
    </w:div>
    <w:div w:id="195849130">
      <w:bodyDiv w:val="1"/>
      <w:marLeft w:val="0"/>
      <w:marRight w:val="0"/>
      <w:marTop w:val="0"/>
      <w:marBottom w:val="0"/>
      <w:divBdr>
        <w:top w:val="none" w:sz="0" w:space="0" w:color="auto"/>
        <w:left w:val="none" w:sz="0" w:space="0" w:color="auto"/>
        <w:bottom w:val="none" w:sz="0" w:space="0" w:color="auto"/>
        <w:right w:val="none" w:sz="0" w:space="0" w:color="auto"/>
      </w:divBdr>
      <w:divsChild>
        <w:div w:id="511381094">
          <w:marLeft w:val="480"/>
          <w:marRight w:val="0"/>
          <w:marTop w:val="0"/>
          <w:marBottom w:val="0"/>
          <w:divBdr>
            <w:top w:val="none" w:sz="0" w:space="0" w:color="auto"/>
            <w:left w:val="none" w:sz="0" w:space="0" w:color="auto"/>
            <w:bottom w:val="none" w:sz="0" w:space="0" w:color="auto"/>
            <w:right w:val="none" w:sz="0" w:space="0" w:color="auto"/>
          </w:divBdr>
        </w:div>
        <w:div w:id="915481398">
          <w:marLeft w:val="480"/>
          <w:marRight w:val="0"/>
          <w:marTop w:val="0"/>
          <w:marBottom w:val="0"/>
          <w:divBdr>
            <w:top w:val="none" w:sz="0" w:space="0" w:color="auto"/>
            <w:left w:val="none" w:sz="0" w:space="0" w:color="auto"/>
            <w:bottom w:val="none" w:sz="0" w:space="0" w:color="auto"/>
            <w:right w:val="none" w:sz="0" w:space="0" w:color="auto"/>
          </w:divBdr>
        </w:div>
        <w:div w:id="1853060136">
          <w:marLeft w:val="480"/>
          <w:marRight w:val="0"/>
          <w:marTop w:val="0"/>
          <w:marBottom w:val="0"/>
          <w:divBdr>
            <w:top w:val="none" w:sz="0" w:space="0" w:color="auto"/>
            <w:left w:val="none" w:sz="0" w:space="0" w:color="auto"/>
            <w:bottom w:val="none" w:sz="0" w:space="0" w:color="auto"/>
            <w:right w:val="none" w:sz="0" w:space="0" w:color="auto"/>
          </w:divBdr>
        </w:div>
        <w:div w:id="1875539812">
          <w:marLeft w:val="480"/>
          <w:marRight w:val="0"/>
          <w:marTop w:val="0"/>
          <w:marBottom w:val="0"/>
          <w:divBdr>
            <w:top w:val="none" w:sz="0" w:space="0" w:color="auto"/>
            <w:left w:val="none" w:sz="0" w:space="0" w:color="auto"/>
            <w:bottom w:val="none" w:sz="0" w:space="0" w:color="auto"/>
            <w:right w:val="none" w:sz="0" w:space="0" w:color="auto"/>
          </w:divBdr>
        </w:div>
        <w:div w:id="81877999">
          <w:marLeft w:val="480"/>
          <w:marRight w:val="0"/>
          <w:marTop w:val="0"/>
          <w:marBottom w:val="0"/>
          <w:divBdr>
            <w:top w:val="none" w:sz="0" w:space="0" w:color="auto"/>
            <w:left w:val="none" w:sz="0" w:space="0" w:color="auto"/>
            <w:bottom w:val="none" w:sz="0" w:space="0" w:color="auto"/>
            <w:right w:val="none" w:sz="0" w:space="0" w:color="auto"/>
          </w:divBdr>
        </w:div>
        <w:div w:id="499933043">
          <w:marLeft w:val="480"/>
          <w:marRight w:val="0"/>
          <w:marTop w:val="0"/>
          <w:marBottom w:val="0"/>
          <w:divBdr>
            <w:top w:val="none" w:sz="0" w:space="0" w:color="auto"/>
            <w:left w:val="none" w:sz="0" w:space="0" w:color="auto"/>
            <w:bottom w:val="none" w:sz="0" w:space="0" w:color="auto"/>
            <w:right w:val="none" w:sz="0" w:space="0" w:color="auto"/>
          </w:divBdr>
        </w:div>
        <w:div w:id="914046840">
          <w:marLeft w:val="480"/>
          <w:marRight w:val="0"/>
          <w:marTop w:val="0"/>
          <w:marBottom w:val="0"/>
          <w:divBdr>
            <w:top w:val="none" w:sz="0" w:space="0" w:color="auto"/>
            <w:left w:val="none" w:sz="0" w:space="0" w:color="auto"/>
            <w:bottom w:val="none" w:sz="0" w:space="0" w:color="auto"/>
            <w:right w:val="none" w:sz="0" w:space="0" w:color="auto"/>
          </w:divBdr>
        </w:div>
        <w:div w:id="1813408015">
          <w:marLeft w:val="480"/>
          <w:marRight w:val="0"/>
          <w:marTop w:val="0"/>
          <w:marBottom w:val="0"/>
          <w:divBdr>
            <w:top w:val="none" w:sz="0" w:space="0" w:color="auto"/>
            <w:left w:val="none" w:sz="0" w:space="0" w:color="auto"/>
            <w:bottom w:val="none" w:sz="0" w:space="0" w:color="auto"/>
            <w:right w:val="none" w:sz="0" w:space="0" w:color="auto"/>
          </w:divBdr>
        </w:div>
        <w:div w:id="1526556355">
          <w:marLeft w:val="480"/>
          <w:marRight w:val="0"/>
          <w:marTop w:val="0"/>
          <w:marBottom w:val="0"/>
          <w:divBdr>
            <w:top w:val="none" w:sz="0" w:space="0" w:color="auto"/>
            <w:left w:val="none" w:sz="0" w:space="0" w:color="auto"/>
            <w:bottom w:val="none" w:sz="0" w:space="0" w:color="auto"/>
            <w:right w:val="none" w:sz="0" w:space="0" w:color="auto"/>
          </w:divBdr>
        </w:div>
        <w:div w:id="1420787272">
          <w:marLeft w:val="480"/>
          <w:marRight w:val="0"/>
          <w:marTop w:val="0"/>
          <w:marBottom w:val="0"/>
          <w:divBdr>
            <w:top w:val="none" w:sz="0" w:space="0" w:color="auto"/>
            <w:left w:val="none" w:sz="0" w:space="0" w:color="auto"/>
            <w:bottom w:val="none" w:sz="0" w:space="0" w:color="auto"/>
            <w:right w:val="none" w:sz="0" w:space="0" w:color="auto"/>
          </w:divBdr>
        </w:div>
        <w:div w:id="775250905">
          <w:marLeft w:val="480"/>
          <w:marRight w:val="0"/>
          <w:marTop w:val="0"/>
          <w:marBottom w:val="0"/>
          <w:divBdr>
            <w:top w:val="none" w:sz="0" w:space="0" w:color="auto"/>
            <w:left w:val="none" w:sz="0" w:space="0" w:color="auto"/>
            <w:bottom w:val="none" w:sz="0" w:space="0" w:color="auto"/>
            <w:right w:val="none" w:sz="0" w:space="0" w:color="auto"/>
          </w:divBdr>
        </w:div>
        <w:div w:id="1035808748">
          <w:marLeft w:val="480"/>
          <w:marRight w:val="0"/>
          <w:marTop w:val="0"/>
          <w:marBottom w:val="0"/>
          <w:divBdr>
            <w:top w:val="none" w:sz="0" w:space="0" w:color="auto"/>
            <w:left w:val="none" w:sz="0" w:space="0" w:color="auto"/>
            <w:bottom w:val="none" w:sz="0" w:space="0" w:color="auto"/>
            <w:right w:val="none" w:sz="0" w:space="0" w:color="auto"/>
          </w:divBdr>
        </w:div>
        <w:div w:id="1414669759">
          <w:marLeft w:val="480"/>
          <w:marRight w:val="0"/>
          <w:marTop w:val="0"/>
          <w:marBottom w:val="0"/>
          <w:divBdr>
            <w:top w:val="none" w:sz="0" w:space="0" w:color="auto"/>
            <w:left w:val="none" w:sz="0" w:space="0" w:color="auto"/>
            <w:bottom w:val="none" w:sz="0" w:space="0" w:color="auto"/>
            <w:right w:val="none" w:sz="0" w:space="0" w:color="auto"/>
          </w:divBdr>
        </w:div>
        <w:div w:id="1898395211">
          <w:marLeft w:val="480"/>
          <w:marRight w:val="0"/>
          <w:marTop w:val="0"/>
          <w:marBottom w:val="0"/>
          <w:divBdr>
            <w:top w:val="none" w:sz="0" w:space="0" w:color="auto"/>
            <w:left w:val="none" w:sz="0" w:space="0" w:color="auto"/>
            <w:bottom w:val="none" w:sz="0" w:space="0" w:color="auto"/>
            <w:right w:val="none" w:sz="0" w:space="0" w:color="auto"/>
          </w:divBdr>
        </w:div>
        <w:div w:id="1692074718">
          <w:marLeft w:val="480"/>
          <w:marRight w:val="0"/>
          <w:marTop w:val="0"/>
          <w:marBottom w:val="0"/>
          <w:divBdr>
            <w:top w:val="none" w:sz="0" w:space="0" w:color="auto"/>
            <w:left w:val="none" w:sz="0" w:space="0" w:color="auto"/>
            <w:bottom w:val="none" w:sz="0" w:space="0" w:color="auto"/>
            <w:right w:val="none" w:sz="0" w:space="0" w:color="auto"/>
          </w:divBdr>
        </w:div>
        <w:div w:id="1763062378">
          <w:marLeft w:val="480"/>
          <w:marRight w:val="0"/>
          <w:marTop w:val="0"/>
          <w:marBottom w:val="0"/>
          <w:divBdr>
            <w:top w:val="none" w:sz="0" w:space="0" w:color="auto"/>
            <w:left w:val="none" w:sz="0" w:space="0" w:color="auto"/>
            <w:bottom w:val="none" w:sz="0" w:space="0" w:color="auto"/>
            <w:right w:val="none" w:sz="0" w:space="0" w:color="auto"/>
          </w:divBdr>
        </w:div>
        <w:div w:id="377316028">
          <w:marLeft w:val="480"/>
          <w:marRight w:val="0"/>
          <w:marTop w:val="0"/>
          <w:marBottom w:val="0"/>
          <w:divBdr>
            <w:top w:val="none" w:sz="0" w:space="0" w:color="auto"/>
            <w:left w:val="none" w:sz="0" w:space="0" w:color="auto"/>
            <w:bottom w:val="none" w:sz="0" w:space="0" w:color="auto"/>
            <w:right w:val="none" w:sz="0" w:space="0" w:color="auto"/>
          </w:divBdr>
        </w:div>
        <w:div w:id="939025835">
          <w:marLeft w:val="480"/>
          <w:marRight w:val="0"/>
          <w:marTop w:val="0"/>
          <w:marBottom w:val="0"/>
          <w:divBdr>
            <w:top w:val="none" w:sz="0" w:space="0" w:color="auto"/>
            <w:left w:val="none" w:sz="0" w:space="0" w:color="auto"/>
            <w:bottom w:val="none" w:sz="0" w:space="0" w:color="auto"/>
            <w:right w:val="none" w:sz="0" w:space="0" w:color="auto"/>
          </w:divBdr>
        </w:div>
        <w:div w:id="485587318">
          <w:marLeft w:val="480"/>
          <w:marRight w:val="0"/>
          <w:marTop w:val="0"/>
          <w:marBottom w:val="0"/>
          <w:divBdr>
            <w:top w:val="none" w:sz="0" w:space="0" w:color="auto"/>
            <w:left w:val="none" w:sz="0" w:space="0" w:color="auto"/>
            <w:bottom w:val="none" w:sz="0" w:space="0" w:color="auto"/>
            <w:right w:val="none" w:sz="0" w:space="0" w:color="auto"/>
          </w:divBdr>
        </w:div>
        <w:div w:id="42949018">
          <w:marLeft w:val="480"/>
          <w:marRight w:val="0"/>
          <w:marTop w:val="0"/>
          <w:marBottom w:val="0"/>
          <w:divBdr>
            <w:top w:val="none" w:sz="0" w:space="0" w:color="auto"/>
            <w:left w:val="none" w:sz="0" w:space="0" w:color="auto"/>
            <w:bottom w:val="none" w:sz="0" w:space="0" w:color="auto"/>
            <w:right w:val="none" w:sz="0" w:space="0" w:color="auto"/>
          </w:divBdr>
        </w:div>
        <w:div w:id="892697870">
          <w:marLeft w:val="480"/>
          <w:marRight w:val="0"/>
          <w:marTop w:val="0"/>
          <w:marBottom w:val="0"/>
          <w:divBdr>
            <w:top w:val="none" w:sz="0" w:space="0" w:color="auto"/>
            <w:left w:val="none" w:sz="0" w:space="0" w:color="auto"/>
            <w:bottom w:val="none" w:sz="0" w:space="0" w:color="auto"/>
            <w:right w:val="none" w:sz="0" w:space="0" w:color="auto"/>
          </w:divBdr>
        </w:div>
        <w:div w:id="2107461348">
          <w:marLeft w:val="480"/>
          <w:marRight w:val="0"/>
          <w:marTop w:val="0"/>
          <w:marBottom w:val="0"/>
          <w:divBdr>
            <w:top w:val="none" w:sz="0" w:space="0" w:color="auto"/>
            <w:left w:val="none" w:sz="0" w:space="0" w:color="auto"/>
            <w:bottom w:val="none" w:sz="0" w:space="0" w:color="auto"/>
            <w:right w:val="none" w:sz="0" w:space="0" w:color="auto"/>
          </w:divBdr>
        </w:div>
        <w:div w:id="872117256">
          <w:marLeft w:val="480"/>
          <w:marRight w:val="0"/>
          <w:marTop w:val="0"/>
          <w:marBottom w:val="0"/>
          <w:divBdr>
            <w:top w:val="none" w:sz="0" w:space="0" w:color="auto"/>
            <w:left w:val="none" w:sz="0" w:space="0" w:color="auto"/>
            <w:bottom w:val="none" w:sz="0" w:space="0" w:color="auto"/>
            <w:right w:val="none" w:sz="0" w:space="0" w:color="auto"/>
          </w:divBdr>
        </w:div>
        <w:div w:id="304747858">
          <w:marLeft w:val="480"/>
          <w:marRight w:val="0"/>
          <w:marTop w:val="0"/>
          <w:marBottom w:val="0"/>
          <w:divBdr>
            <w:top w:val="none" w:sz="0" w:space="0" w:color="auto"/>
            <w:left w:val="none" w:sz="0" w:space="0" w:color="auto"/>
            <w:bottom w:val="none" w:sz="0" w:space="0" w:color="auto"/>
            <w:right w:val="none" w:sz="0" w:space="0" w:color="auto"/>
          </w:divBdr>
        </w:div>
        <w:div w:id="1457606368">
          <w:marLeft w:val="480"/>
          <w:marRight w:val="0"/>
          <w:marTop w:val="0"/>
          <w:marBottom w:val="0"/>
          <w:divBdr>
            <w:top w:val="none" w:sz="0" w:space="0" w:color="auto"/>
            <w:left w:val="none" w:sz="0" w:space="0" w:color="auto"/>
            <w:bottom w:val="none" w:sz="0" w:space="0" w:color="auto"/>
            <w:right w:val="none" w:sz="0" w:space="0" w:color="auto"/>
          </w:divBdr>
        </w:div>
      </w:divsChild>
    </w:div>
    <w:div w:id="208955754">
      <w:bodyDiv w:val="1"/>
      <w:marLeft w:val="0"/>
      <w:marRight w:val="0"/>
      <w:marTop w:val="0"/>
      <w:marBottom w:val="0"/>
      <w:divBdr>
        <w:top w:val="none" w:sz="0" w:space="0" w:color="auto"/>
        <w:left w:val="none" w:sz="0" w:space="0" w:color="auto"/>
        <w:bottom w:val="none" w:sz="0" w:space="0" w:color="auto"/>
        <w:right w:val="none" w:sz="0" w:space="0" w:color="auto"/>
      </w:divBdr>
      <w:divsChild>
        <w:div w:id="1071778214">
          <w:marLeft w:val="480"/>
          <w:marRight w:val="0"/>
          <w:marTop w:val="0"/>
          <w:marBottom w:val="0"/>
          <w:divBdr>
            <w:top w:val="none" w:sz="0" w:space="0" w:color="auto"/>
            <w:left w:val="none" w:sz="0" w:space="0" w:color="auto"/>
            <w:bottom w:val="none" w:sz="0" w:space="0" w:color="auto"/>
            <w:right w:val="none" w:sz="0" w:space="0" w:color="auto"/>
          </w:divBdr>
        </w:div>
        <w:div w:id="1080518055">
          <w:marLeft w:val="480"/>
          <w:marRight w:val="0"/>
          <w:marTop w:val="0"/>
          <w:marBottom w:val="0"/>
          <w:divBdr>
            <w:top w:val="none" w:sz="0" w:space="0" w:color="auto"/>
            <w:left w:val="none" w:sz="0" w:space="0" w:color="auto"/>
            <w:bottom w:val="none" w:sz="0" w:space="0" w:color="auto"/>
            <w:right w:val="none" w:sz="0" w:space="0" w:color="auto"/>
          </w:divBdr>
        </w:div>
        <w:div w:id="1730180933">
          <w:marLeft w:val="480"/>
          <w:marRight w:val="0"/>
          <w:marTop w:val="0"/>
          <w:marBottom w:val="0"/>
          <w:divBdr>
            <w:top w:val="none" w:sz="0" w:space="0" w:color="auto"/>
            <w:left w:val="none" w:sz="0" w:space="0" w:color="auto"/>
            <w:bottom w:val="none" w:sz="0" w:space="0" w:color="auto"/>
            <w:right w:val="none" w:sz="0" w:space="0" w:color="auto"/>
          </w:divBdr>
        </w:div>
        <w:div w:id="1465931122">
          <w:marLeft w:val="480"/>
          <w:marRight w:val="0"/>
          <w:marTop w:val="0"/>
          <w:marBottom w:val="0"/>
          <w:divBdr>
            <w:top w:val="none" w:sz="0" w:space="0" w:color="auto"/>
            <w:left w:val="none" w:sz="0" w:space="0" w:color="auto"/>
            <w:bottom w:val="none" w:sz="0" w:space="0" w:color="auto"/>
            <w:right w:val="none" w:sz="0" w:space="0" w:color="auto"/>
          </w:divBdr>
        </w:div>
      </w:divsChild>
    </w:div>
    <w:div w:id="216362141">
      <w:bodyDiv w:val="1"/>
      <w:marLeft w:val="0"/>
      <w:marRight w:val="0"/>
      <w:marTop w:val="0"/>
      <w:marBottom w:val="0"/>
      <w:divBdr>
        <w:top w:val="none" w:sz="0" w:space="0" w:color="auto"/>
        <w:left w:val="none" w:sz="0" w:space="0" w:color="auto"/>
        <w:bottom w:val="none" w:sz="0" w:space="0" w:color="auto"/>
        <w:right w:val="none" w:sz="0" w:space="0" w:color="auto"/>
      </w:divBdr>
      <w:divsChild>
        <w:div w:id="392701331">
          <w:marLeft w:val="480"/>
          <w:marRight w:val="0"/>
          <w:marTop w:val="0"/>
          <w:marBottom w:val="0"/>
          <w:divBdr>
            <w:top w:val="none" w:sz="0" w:space="0" w:color="auto"/>
            <w:left w:val="none" w:sz="0" w:space="0" w:color="auto"/>
            <w:bottom w:val="none" w:sz="0" w:space="0" w:color="auto"/>
            <w:right w:val="none" w:sz="0" w:space="0" w:color="auto"/>
          </w:divBdr>
        </w:div>
        <w:div w:id="824785459">
          <w:marLeft w:val="480"/>
          <w:marRight w:val="0"/>
          <w:marTop w:val="0"/>
          <w:marBottom w:val="0"/>
          <w:divBdr>
            <w:top w:val="none" w:sz="0" w:space="0" w:color="auto"/>
            <w:left w:val="none" w:sz="0" w:space="0" w:color="auto"/>
            <w:bottom w:val="none" w:sz="0" w:space="0" w:color="auto"/>
            <w:right w:val="none" w:sz="0" w:space="0" w:color="auto"/>
          </w:divBdr>
        </w:div>
        <w:div w:id="190656549">
          <w:marLeft w:val="480"/>
          <w:marRight w:val="0"/>
          <w:marTop w:val="0"/>
          <w:marBottom w:val="0"/>
          <w:divBdr>
            <w:top w:val="none" w:sz="0" w:space="0" w:color="auto"/>
            <w:left w:val="none" w:sz="0" w:space="0" w:color="auto"/>
            <w:bottom w:val="none" w:sz="0" w:space="0" w:color="auto"/>
            <w:right w:val="none" w:sz="0" w:space="0" w:color="auto"/>
          </w:divBdr>
        </w:div>
        <w:div w:id="16734036">
          <w:marLeft w:val="480"/>
          <w:marRight w:val="0"/>
          <w:marTop w:val="0"/>
          <w:marBottom w:val="0"/>
          <w:divBdr>
            <w:top w:val="none" w:sz="0" w:space="0" w:color="auto"/>
            <w:left w:val="none" w:sz="0" w:space="0" w:color="auto"/>
            <w:bottom w:val="none" w:sz="0" w:space="0" w:color="auto"/>
            <w:right w:val="none" w:sz="0" w:space="0" w:color="auto"/>
          </w:divBdr>
        </w:div>
        <w:div w:id="1488865646">
          <w:marLeft w:val="480"/>
          <w:marRight w:val="0"/>
          <w:marTop w:val="0"/>
          <w:marBottom w:val="0"/>
          <w:divBdr>
            <w:top w:val="none" w:sz="0" w:space="0" w:color="auto"/>
            <w:left w:val="none" w:sz="0" w:space="0" w:color="auto"/>
            <w:bottom w:val="none" w:sz="0" w:space="0" w:color="auto"/>
            <w:right w:val="none" w:sz="0" w:space="0" w:color="auto"/>
          </w:divBdr>
        </w:div>
        <w:div w:id="848060104">
          <w:marLeft w:val="480"/>
          <w:marRight w:val="0"/>
          <w:marTop w:val="0"/>
          <w:marBottom w:val="0"/>
          <w:divBdr>
            <w:top w:val="none" w:sz="0" w:space="0" w:color="auto"/>
            <w:left w:val="none" w:sz="0" w:space="0" w:color="auto"/>
            <w:bottom w:val="none" w:sz="0" w:space="0" w:color="auto"/>
            <w:right w:val="none" w:sz="0" w:space="0" w:color="auto"/>
          </w:divBdr>
        </w:div>
        <w:div w:id="1864320126">
          <w:marLeft w:val="480"/>
          <w:marRight w:val="0"/>
          <w:marTop w:val="0"/>
          <w:marBottom w:val="0"/>
          <w:divBdr>
            <w:top w:val="none" w:sz="0" w:space="0" w:color="auto"/>
            <w:left w:val="none" w:sz="0" w:space="0" w:color="auto"/>
            <w:bottom w:val="none" w:sz="0" w:space="0" w:color="auto"/>
            <w:right w:val="none" w:sz="0" w:space="0" w:color="auto"/>
          </w:divBdr>
        </w:div>
        <w:div w:id="568001180">
          <w:marLeft w:val="480"/>
          <w:marRight w:val="0"/>
          <w:marTop w:val="0"/>
          <w:marBottom w:val="0"/>
          <w:divBdr>
            <w:top w:val="none" w:sz="0" w:space="0" w:color="auto"/>
            <w:left w:val="none" w:sz="0" w:space="0" w:color="auto"/>
            <w:bottom w:val="none" w:sz="0" w:space="0" w:color="auto"/>
            <w:right w:val="none" w:sz="0" w:space="0" w:color="auto"/>
          </w:divBdr>
        </w:div>
        <w:div w:id="1423449013">
          <w:marLeft w:val="480"/>
          <w:marRight w:val="0"/>
          <w:marTop w:val="0"/>
          <w:marBottom w:val="0"/>
          <w:divBdr>
            <w:top w:val="none" w:sz="0" w:space="0" w:color="auto"/>
            <w:left w:val="none" w:sz="0" w:space="0" w:color="auto"/>
            <w:bottom w:val="none" w:sz="0" w:space="0" w:color="auto"/>
            <w:right w:val="none" w:sz="0" w:space="0" w:color="auto"/>
          </w:divBdr>
        </w:div>
        <w:div w:id="530338800">
          <w:marLeft w:val="480"/>
          <w:marRight w:val="0"/>
          <w:marTop w:val="0"/>
          <w:marBottom w:val="0"/>
          <w:divBdr>
            <w:top w:val="none" w:sz="0" w:space="0" w:color="auto"/>
            <w:left w:val="none" w:sz="0" w:space="0" w:color="auto"/>
            <w:bottom w:val="none" w:sz="0" w:space="0" w:color="auto"/>
            <w:right w:val="none" w:sz="0" w:space="0" w:color="auto"/>
          </w:divBdr>
        </w:div>
        <w:div w:id="107432260">
          <w:marLeft w:val="480"/>
          <w:marRight w:val="0"/>
          <w:marTop w:val="0"/>
          <w:marBottom w:val="0"/>
          <w:divBdr>
            <w:top w:val="none" w:sz="0" w:space="0" w:color="auto"/>
            <w:left w:val="none" w:sz="0" w:space="0" w:color="auto"/>
            <w:bottom w:val="none" w:sz="0" w:space="0" w:color="auto"/>
            <w:right w:val="none" w:sz="0" w:space="0" w:color="auto"/>
          </w:divBdr>
        </w:div>
      </w:divsChild>
    </w:div>
    <w:div w:id="224100066">
      <w:bodyDiv w:val="1"/>
      <w:marLeft w:val="0"/>
      <w:marRight w:val="0"/>
      <w:marTop w:val="0"/>
      <w:marBottom w:val="0"/>
      <w:divBdr>
        <w:top w:val="none" w:sz="0" w:space="0" w:color="auto"/>
        <w:left w:val="none" w:sz="0" w:space="0" w:color="auto"/>
        <w:bottom w:val="none" w:sz="0" w:space="0" w:color="auto"/>
        <w:right w:val="none" w:sz="0" w:space="0" w:color="auto"/>
      </w:divBdr>
      <w:divsChild>
        <w:div w:id="1029795328">
          <w:marLeft w:val="480"/>
          <w:marRight w:val="0"/>
          <w:marTop w:val="0"/>
          <w:marBottom w:val="0"/>
          <w:divBdr>
            <w:top w:val="none" w:sz="0" w:space="0" w:color="auto"/>
            <w:left w:val="none" w:sz="0" w:space="0" w:color="auto"/>
            <w:bottom w:val="none" w:sz="0" w:space="0" w:color="auto"/>
            <w:right w:val="none" w:sz="0" w:space="0" w:color="auto"/>
          </w:divBdr>
        </w:div>
        <w:div w:id="191499889">
          <w:marLeft w:val="480"/>
          <w:marRight w:val="0"/>
          <w:marTop w:val="0"/>
          <w:marBottom w:val="0"/>
          <w:divBdr>
            <w:top w:val="none" w:sz="0" w:space="0" w:color="auto"/>
            <w:left w:val="none" w:sz="0" w:space="0" w:color="auto"/>
            <w:bottom w:val="none" w:sz="0" w:space="0" w:color="auto"/>
            <w:right w:val="none" w:sz="0" w:space="0" w:color="auto"/>
          </w:divBdr>
        </w:div>
        <w:div w:id="2106265130">
          <w:marLeft w:val="480"/>
          <w:marRight w:val="0"/>
          <w:marTop w:val="0"/>
          <w:marBottom w:val="0"/>
          <w:divBdr>
            <w:top w:val="none" w:sz="0" w:space="0" w:color="auto"/>
            <w:left w:val="none" w:sz="0" w:space="0" w:color="auto"/>
            <w:bottom w:val="none" w:sz="0" w:space="0" w:color="auto"/>
            <w:right w:val="none" w:sz="0" w:space="0" w:color="auto"/>
          </w:divBdr>
        </w:div>
        <w:div w:id="799298857">
          <w:marLeft w:val="480"/>
          <w:marRight w:val="0"/>
          <w:marTop w:val="0"/>
          <w:marBottom w:val="0"/>
          <w:divBdr>
            <w:top w:val="none" w:sz="0" w:space="0" w:color="auto"/>
            <w:left w:val="none" w:sz="0" w:space="0" w:color="auto"/>
            <w:bottom w:val="none" w:sz="0" w:space="0" w:color="auto"/>
            <w:right w:val="none" w:sz="0" w:space="0" w:color="auto"/>
          </w:divBdr>
        </w:div>
        <w:div w:id="1157186737">
          <w:marLeft w:val="480"/>
          <w:marRight w:val="0"/>
          <w:marTop w:val="0"/>
          <w:marBottom w:val="0"/>
          <w:divBdr>
            <w:top w:val="none" w:sz="0" w:space="0" w:color="auto"/>
            <w:left w:val="none" w:sz="0" w:space="0" w:color="auto"/>
            <w:bottom w:val="none" w:sz="0" w:space="0" w:color="auto"/>
            <w:right w:val="none" w:sz="0" w:space="0" w:color="auto"/>
          </w:divBdr>
        </w:div>
        <w:div w:id="1536772598">
          <w:marLeft w:val="480"/>
          <w:marRight w:val="0"/>
          <w:marTop w:val="0"/>
          <w:marBottom w:val="0"/>
          <w:divBdr>
            <w:top w:val="none" w:sz="0" w:space="0" w:color="auto"/>
            <w:left w:val="none" w:sz="0" w:space="0" w:color="auto"/>
            <w:bottom w:val="none" w:sz="0" w:space="0" w:color="auto"/>
            <w:right w:val="none" w:sz="0" w:space="0" w:color="auto"/>
          </w:divBdr>
        </w:div>
        <w:div w:id="1386828784">
          <w:marLeft w:val="480"/>
          <w:marRight w:val="0"/>
          <w:marTop w:val="0"/>
          <w:marBottom w:val="0"/>
          <w:divBdr>
            <w:top w:val="none" w:sz="0" w:space="0" w:color="auto"/>
            <w:left w:val="none" w:sz="0" w:space="0" w:color="auto"/>
            <w:bottom w:val="none" w:sz="0" w:space="0" w:color="auto"/>
            <w:right w:val="none" w:sz="0" w:space="0" w:color="auto"/>
          </w:divBdr>
        </w:div>
        <w:div w:id="1660114006">
          <w:marLeft w:val="480"/>
          <w:marRight w:val="0"/>
          <w:marTop w:val="0"/>
          <w:marBottom w:val="0"/>
          <w:divBdr>
            <w:top w:val="none" w:sz="0" w:space="0" w:color="auto"/>
            <w:left w:val="none" w:sz="0" w:space="0" w:color="auto"/>
            <w:bottom w:val="none" w:sz="0" w:space="0" w:color="auto"/>
            <w:right w:val="none" w:sz="0" w:space="0" w:color="auto"/>
          </w:divBdr>
        </w:div>
        <w:div w:id="866914465">
          <w:marLeft w:val="480"/>
          <w:marRight w:val="0"/>
          <w:marTop w:val="0"/>
          <w:marBottom w:val="0"/>
          <w:divBdr>
            <w:top w:val="none" w:sz="0" w:space="0" w:color="auto"/>
            <w:left w:val="none" w:sz="0" w:space="0" w:color="auto"/>
            <w:bottom w:val="none" w:sz="0" w:space="0" w:color="auto"/>
            <w:right w:val="none" w:sz="0" w:space="0" w:color="auto"/>
          </w:divBdr>
        </w:div>
        <w:div w:id="1307205116">
          <w:marLeft w:val="480"/>
          <w:marRight w:val="0"/>
          <w:marTop w:val="0"/>
          <w:marBottom w:val="0"/>
          <w:divBdr>
            <w:top w:val="none" w:sz="0" w:space="0" w:color="auto"/>
            <w:left w:val="none" w:sz="0" w:space="0" w:color="auto"/>
            <w:bottom w:val="none" w:sz="0" w:space="0" w:color="auto"/>
            <w:right w:val="none" w:sz="0" w:space="0" w:color="auto"/>
          </w:divBdr>
        </w:div>
        <w:div w:id="628710752">
          <w:marLeft w:val="480"/>
          <w:marRight w:val="0"/>
          <w:marTop w:val="0"/>
          <w:marBottom w:val="0"/>
          <w:divBdr>
            <w:top w:val="none" w:sz="0" w:space="0" w:color="auto"/>
            <w:left w:val="none" w:sz="0" w:space="0" w:color="auto"/>
            <w:bottom w:val="none" w:sz="0" w:space="0" w:color="auto"/>
            <w:right w:val="none" w:sz="0" w:space="0" w:color="auto"/>
          </w:divBdr>
        </w:div>
        <w:div w:id="2069112191">
          <w:marLeft w:val="480"/>
          <w:marRight w:val="0"/>
          <w:marTop w:val="0"/>
          <w:marBottom w:val="0"/>
          <w:divBdr>
            <w:top w:val="none" w:sz="0" w:space="0" w:color="auto"/>
            <w:left w:val="none" w:sz="0" w:space="0" w:color="auto"/>
            <w:bottom w:val="none" w:sz="0" w:space="0" w:color="auto"/>
            <w:right w:val="none" w:sz="0" w:space="0" w:color="auto"/>
          </w:divBdr>
        </w:div>
        <w:div w:id="1587379856">
          <w:marLeft w:val="480"/>
          <w:marRight w:val="0"/>
          <w:marTop w:val="0"/>
          <w:marBottom w:val="0"/>
          <w:divBdr>
            <w:top w:val="none" w:sz="0" w:space="0" w:color="auto"/>
            <w:left w:val="none" w:sz="0" w:space="0" w:color="auto"/>
            <w:bottom w:val="none" w:sz="0" w:space="0" w:color="auto"/>
            <w:right w:val="none" w:sz="0" w:space="0" w:color="auto"/>
          </w:divBdr>
        </w:div>
        <w:div w:id="2075420882">
          <w:marLeft w:val="480"/>
          <w:marRight w:val="0"/>
          <w:marTop w:val="0"/>
          <w:marBottom w:val="0"/>
          <w:divBdr>
            <w:top w:val="none" w:sz="0" w:space="0" w:color="auto"/>
            <w:left w:val="none" w:sz="0" w:space="0" w:color="auto"/>
            <w:bottom w:val="none" w:sz="0" w:space="0" w:color="auto"/>
            <w:right w:val="none" w:sz="0" w:space="0" w:color="auto"/>
          </w:divBdr>
        </w:div>
        <w:div w:id="1430933638">
          <w:marLeft w:val="480"/>
          <w:marRight w:val="0"/>
          <w:marTop w:val="0"/>
          <w:marBottom w:val="0"/>
          <w:divBdr>
            <w:top w:val="none" w:sz="0" w:space="0" w:color="auto"/>
            <w:left w:val="none" w:sz="0" w:space="0" w:color="auto"/>
            <w:bottom w:val="none" w:sz="0" w:space="0" w:color="auto"/>
            <w:right w:val="none" w:sz="0" w:space="0" w:color="auto"/>
          </w:divBdr>
        </w:div>
        <w:div w:id="580606778">
          <w:marLeft w:val="480"/>
          <w:marRight w:val="0"/>
          <w:marTop w:val="0"/>
          <w:marBottom w:val="0"/>
          <w:divBdr>
            <w:top w:val="none" w:sz="0" w:space="0" w:color="auto"/>
            <w:left w:val="none" w:sz="0" w:space="0" w:color="auto"/>
            <w:bottom w:val="none" w:sz="0" w:space="0" w:color="auto"/>
            <w:right w:val="none" w:sz="0" w:space="0" w:color="auto"/>
          </w:divBdr>
        </w:div>
        <w:div w:id="1934434871">
          <w:marLeft w:val="480"/>
          <w:marRight w:val="0"/>
          <w:marTop w:val="0"/>
          <w:marBottom w:val="0"/>
          <w:divBdr>
            <w:top w:val="none" w:sz="0" w:space="0" w:color="auto"/>
            <w:left w:val="none" w:sz="0" w:space="0" w:color="auto"/>
            <w:bottom w:val="none" w:sz="0" w:space="0" w:color="auto"/>
            <w:right w:val="none" w:sz="0" w:space="0" w:color="auto"/>
          </w:divBdr>
        </w:div>
        <w:div w:id="41053744">
          <w:marLeft w:val="480"/>
          <w:marRight w:val="0"/>
          <w:marTop w:val="0"/>
          <w:marBottom w:val="0"/>
          <w:divBdr>
            <w:top w:val="none" w:sz="0" w:space="0" w:color="auto"/>
            <w:left w:val="none" w:sz="0" w:space="0" w:color="auto"/>
            <w:bottom w:val="none" w:sz="0" w:space="0" w:color="auto"/>
            <w:right w:val="none" w:sz="0" w:space="0" w:color="auto"/>
          </w:divBdr>
        </w:div>
        <w:div w:id="2095734622">
          <w:marLeft w:val="480"/>
          <w:marRight w:val="0"/>
          <w:marTop w:val="0"/>
          <w:marBottom w:val="0"/>
          <w:divBdr>
            <w:top w:val="none" w:sz="0" w:space="0" w:color="auto"/>
            <w:left w:val="none" w:sz="0" w:space="0" w:color="auto"/>
            <w:bottom w:val="none" w:sz="0" w:space="0" w:color="auto"/>
            <w:right w:val="none" w:sz="0" w:space="0" w:color="auto"/>
          </w:divBdr>
        </w:div>
        <w:div w:id="1460563950">
          <w:marLeft w:val="480"/>
          <w:marRight w:val="0"/>
          <w:marTop w:val="0"/>
          <w:marBottom w:val="0"/>
          <w:divBdr>
            <w:top w:val="none" w:sz="0" w:space="0" w:color="auto"/>
            <w:left w:val="none" w:sz="0" w:space="0" w:color="auto"/>
            <w:bottom w:val="none" w:sz="0" w:space="0" w:color="auto"/>
            <w:right w:val="none" w:sz="0" w:space="0" w:color="auto"/>
          </w:divBdr>
        </w:div>
        <w:div w:id="1533879792">
          <w:marLeft w:val="480"/>
          <w:marRight w:val="0"/>
          <w:marTop w:val="0"/>
          <w:marBottom w:val="0"/>
          <w:divBdr>
            <w:top w:val="none" w:sz="0" w:space="0" w:color="auto"/>
            <w:left w:val="none" w:sz="0" w:space="0" w:color="auto"/>
            <w:bottom w:val="none" w:sz="0" w:space="0" w:color="auto"/>
            <w:right w:val="none" w:sz="0" w:space="0" w:color="auto"/>
          </w:divBdr>
        </w:div>
        <w:div w:id="930703206">
          <w:marLeft w:val="480"/>
          <w:marRight w:val="0"/>
          <w:marTop w:val="0"/>
          <w:marBottom w:val="0"/>
          <w:divBdr>
            <w:top w:val="none" w:sz="0" w:space="0" w:color="auto"/>
            <w:left w:val="none" w:sz="0" w:space="0" w:color="auto"/>
            <w:bottom w:val="none" w:sz="0" w:space="0" w:color="auto"/>
            <w:right w:val="none" w:sz="0" w:space="0" w:color="auto"/>
          </w:divBdr>
        </w:div>
        <w:div w:id="1981567946">
          <w:marLeft w:val="480"/>
          <w:marRight w:val="0"/>
          <w:marTop w:val="0"/>
          <w:marBottom w:val="0"/>
          <w:divBdr>
            <w:top w:val="none" w:sz="0" w:space="0" w:color="auto"/>
            <w:left w:val="none" w:sz="0" w:space="0" w:color="auto"/>
            <w:bottom w:val="none" w:sz="0" w:space="0" w:color="auto"/>
            <w:right w:val="none" w:sz="0" w:space="0" w:color="auto"/>
          </w:divBdr>
        </w:div>
        <w:div w:id="1305810755">
          <w:marLeft w:val="480"/>
          <w:marRight w:val="0"/>
          <w:marTop w:val="0"/>
          <w:marBottom w:val="0"/>
          <w:divBdr>
            <w:top w:val="none" w:sz="0" w:space="0" w:color="auto"/>
            <w:left w:val="none" w:sz="0" w:space="0" w:color="auto"/>
            <w:bottom w:val="none" w:sz="0" w:space="0" w:color="auto"/>
            <w:right w:val="none" w:sz="0" w:space="0" w:color="auto"/>
          </w:divBdr>
        </w:div>
        <w:div w:id="1507016058">
          <w:marLeft w:val="480"/>
          <w:marRight w:val="0"/>
          <w:marTop w:val="0"/>
          <w:marBottom w:val="0"/>
          <w:divBdr>
            <w:top w:val="none" w:sz="0" w:space="0" w:color="auto"/>
            <w:left w:val="none" w:sz="0" w:space="0" w:color="auto"/>
            <w:bottom w:val="none" w:sz="0" w:space="0" w:color="auto"/>
            <w:right w:val="none" w:sz="0" w:space="0" w:color="auto"/>
          </w:divBdr>
        </w:div>
        <w:div w:id="1742676141">
          <w:marLeft w:val="480"/>
          <w:marRight w:val="0"/>
          <w:marTop w:val="0"/>
          <w:marBottom w:val="0"/>
          <w:divBdr>
            <w:top w:val="none" w:sz="0" w:space="0" w:color="auto"/>
            <w:left w:val="none" w:sz="0" w:space="0" w:color="auto"/>
            <w:bottom w:val="none" w:sz="0" w:space="0" w:color="auto"/>
            <w:right w:val="none" w:sz="0" w:space="0" w:color="auto"/>
          </w:divBdr>
        </w:div>
        <w:div w:id="177889867">
          <w:marLeft w:val="480"/>
          <w:marRight w:val="0"/>
          <w:marTop w:val="0"/>
          <w:marBottom w:val="0"/>
          <w:divBdr>
            <w:top w:val="none" w:sz="0" w:space="0" w:color="auto"/>
            <w:left w:val="none" w:sz="0" w:space="0" w:color="auto"/>
            <w:bottom w:val="none" w:sz="0" w:space="0" w:color="auto"/>
            <w:right w:val="none" w:sz="0" w:space="0" w:color="auto"/>
          </w:divBdr>
        </w:div>
      </w:divsChild>
    </w:div>
    <w:div w:id="224606581">
      <w:bodyDiv w:val="1"/>
      <w:marLeft w:val="0"/>
      <w:marRight w:val="0"/>
      <w:marTop w:val="0"/>
      <w:marBottom w:val="0"/>
      <w:divBdr>
        <w:top w:val="none" w:sz="0" w:space="0" w:color="auto"/>
        <w:left w:val="none" w:sz="0" w:space="0" w:color="auto"/>
        <w:bottom w:val="none" w:sz="0" w:space="0" w:color="auto"/>
        <w:right w:val="none" w:sz="0" w:space="0" w:color="auto"/>
      </w:divBdr>
      <w:divsChild>
        <w:div w:id="333610979">
          <w:marLeft w:val="480"/>
          <w:marRight w:val="0"/>
          <w:marTop w:val="0"/>
          <w:marBottom w:val="0"/>
          <w:divBdr>
            <w:top w:val="none" w:sz="0" w:space="0" w:color="auto"/>
            <w:left w:val="none" w:sz="0" w:space="0" w:color="auto"/>
            <w:bottom w:val="none" w:sz="0" w:space="0" w:color="auto"/>
            <w:right w:val="none" w:sz="0" w:space="0" w:color="auto"/>
          </w:divBdr>
        </w:div>
        <w:div w:id="608001851">
          <w:marLeft w:val="480"/>
          <w:marRight w:val="0"/>
          <w:marTop w:val="0"/>
          <w:marBottom w:val="0"/>
          <w:divBdr>
            <w:top w:val="none" w:sz="0" w:space="0" w:color="auto"/>
            <w:left w:val="none" w:sz="0" w:space="0" w:color="auto"/>
            <w:bottom w:val="none" w:sz="0" w:space="0" w:color="auto"/>
            <w:right w:val="none" w:sz="0" w:space="0" w:color="auto"/>
          </w:divBdr>
        </w:div>
        <w:div w:id="1988171011">
          <w:marLeft w:val="480"/>
          <w:marRight w:val="0"/>
          <w:marTop w:val="0"/>
          <w:marBottom w:val="0"/>
          <w:divBdr>
            <w:top w:val="none" w:sz="0" w:space="0" w:color="auto"/>
            <w:left w:val="none" w:sz="0" w:space="0" w:color="auto"/>
            <w:bottom w:val="none" w:sz="0" w:space="0" w:color="auto"/>
            <w:right w:val="none" w:sz="0" w:space="0" w:color="auto"/>
          </w:divBdr>
        </w:div>
        <w:div w:id="42991842">
          <w:marLeft w:val="480"/>
          <w:marRight w:val="0"/>
          <w:marTop w:val="0"/>
          <w:marBottom w:val="0"/>
          <w:divBdr>
            <w:top w:val="none" w:sz="0" w:space="0" w:color="auto"/>
            <w:left w:val="none" w:sz="0" w:space="0" w:color="auto"/>
            <w:bottom w:val="none" w:sz="0" w:space="0" w:color="auto"/>
            <w:right w:val="none" w:sz="0" w:space="0" w:color="auto"/>
          </w:divBdr>
        </w:div>
        <w:div w:id="1406609148">
          <w:marLeft w:val="480"/>
          <w:marRight w:val="0"/>
          <w:marTop w:val="0"/>
          <w:marBottom w:val="0"/>
          <w:divBdr>
            <w:top w:val="none" w:sz="0" w:space="0" w:color="auto"/>
            <w:left w:val="none" w:sz="0" w:space="0" w:color="auto"/>
            <w:bottom w:val="none" w:sz="0" w:space="0" w:color="auto"/>
            <w:right w:val="none" w:sz="0" w:space="0" w:color="auto"/>
          </w:divBdr>
        </w:div>
        <w:div w:id="795752566">
          <w:marLeft w:val="480"/>
          <w:marRight w:val="0"/>
          <w:marTop w:val="0"/>
          <w:marBottom w:val="0"/>
          <w:divBdr>
            <w:top w:val="none" w:sz="0" w:space="0" w:color="auto"/>
            <w:left w:val="none" w:sz="0" w:space="0" w:color="auto"/>
            <w:bottom w:val="none" w:sz="0" w:space="0" w:color="auto"/>
            <w:right w:val="none" w:sz="0" w:space="0" w:color="auto"/>
          </w:divBdr>
        </w:div>
        <w:div w:id="1066301079">
          <w:marLeft w:val="480"/>
          <w:marRight w:val="0"/>
          <w:marTop w:val="0"/>
          <w:marBottom w:val="0"/>
          <w:divBdr>
            <w:top w:val="none" w:sz="0" w:space="0" w:color="auto"/>
            <w:left w:val="none" w:sz="0" w:space="0" w:color="auto"/>
            <w:bottom w:val="none" w:sz="0" w:space="0" w:color="auto"/>
            <w:right w:val="none" w:sz="0" w:space="0" w:color="auto"/>
          </w:divBdr>
        </w:div>
        <w:div w:id="22676506">
          <w:marLeft w:val="480"/>
          <w:marRight w:val="0"/>
          <w:marTop w:val="0"/>
          <w:marBottom w:val="0"/>
          <w:divBdr>
            <w:top w:val="none" w:sz="0" w:space="0" w:color="auto"/>
            <w:left w:val="none" w:sz="0" w:space="0" w:color="auto"/>
            <w:bottom w:val="none" w:sz="0" w:space="0" w:color="auto"/>
            <w:right w:val="none" w:sz="0" w:space="0" w:color="auto"/>
          </w:divBdr>
        </w:div>
      </w:divsChild>
    </w:div>
    <w:div w:id="225187641">
      <w:bodyDiv w:val="1"/>
      <w:marLeft w:val="0"/>
      <w:marRight w:val="0"/>
      <w:marTop w:val="0"/>
      <w:marBottom w:val="0"/>
      <w:divBdr>
        <w:top w:val="none" w:sz="0" w:space="0" w:color="auto"/>
        <w:left w:val="none" w:sz="0" w:space="0" w:color="auto"/>
        <w:bottom w:val="none" w:sz="0" w:space="0" w:color="auto"/>
        <w:right w:val="none" w:sz="0" w:space="0" w:color="auto"/>
      </w:divBdr>
      <w:divsChild>
        <w:div w:id="769353639">
          <w:marLeft w:val="480"/>
          <w:marRight w:val="0"/>
          <w:marTop w:val="0"/>
          <w:marBottom w:val="0"/>
          <w:divBdr>
            <w:top w:val="none" w:sz="0" w:space="0" w:color="auto"/>
            <w:left w:val="none" w:sz="0" w:space="0" w:color="auto"/>
            <w:bottom w:val="none" w:sz="0" w:space="0" w:color="auto"/>
            <w:right w:val="none" w:sz="0" w:space="0" w:color="auto"/>
          </w:divBdr>
        </w:div>
        <w:div w:id="1778863630">
          <w:marLeft w:val="480"/>
          <w:marRight w:val="0"/>
          <w:marTop w:val="0"/>
          <w:marBottom w:val="0"/>
          <w:divBdr>
            <w:top w:val="none" w:sz="0" w:space="0" w:color="auto"/>
            <w:left w:val="none" w:sz="0" w:space="0" w:color="auto"/>
            <w:bottom w:val="none" w:sz="0" w:space="0" w:color="auto"/>
            <w:right w:val="none" w:sz="0" w:space="0" w:color="auto"/>
          </w:divBdr>
        </w:div>
        <w:div w:id="315376391">
          <w:marLeft w:val="480"/>
          <w:marRight w:val="0"/>
          <w:marTop w:val="0"/>
          <w:marBottom w:val="0"/>
          <w:divBdr>
            <w:top w:val="none" w:sz="0" w:space="0" w:color="auto"/>
            <w:left w:val="none" w:sz="0" w:space="0" w:color="auto"/>
            <w:bottom w:val="none" w:sz="0" w:space="0" w:color="auto"/>
            <w:right w:val="none" w:sz="0" w:space="0" w:color="auto"/>
          </w:divBdr>
        </w:div>
        <w:div w:id="957174973">
          <w:marLeft w:val="480"/>
          <w:marRight w:val="0"/>
          <w:marTop w:val="0"/>
          <w:marBottom w:val="0"/>
          <w:divBdr>
            <w:top w:val="none" w:sz="0" w:space="0" w:color="auto"/>
            <w:left w:val="none" w:sz="0" w:space="0" w:color="auto"/>
            <w:bottom w:val="none" w:sz="0" w:space="0" w:color="auto"/>
            <w:right w:val="none" w:sz="0" w:space="0" w:color="auto"/>
          </w:divBdr>
        </w:div>
        <w:div w:id="459346557">
          <w:marLeft w:val="480"/>
          <w:marRight w:val="0"/>
          <w:marTop w:val="0"/>
          <w:marBottom w:val="0"/>
          <w:divBdr>
            <w:top w:val="none" w:sz="0" w:space="0" w:color="auto"/>
            <w:left w:val="none" w:sz="0" w:space="0" w:color="auto"/>
            <w:bottom w:val="none" w:sz="0" w:space="0" w:color="auto"/>
            <w:right w:val="none" w:sz="0" w:space="0" w:color="auto"/>
          </w:divBdr>
        </w:div>
        <w:div w:id="1407848601">
          <w:marLeft w:val="480"/>
          <w:marRight w:val="0"/>
          <w:marTop w:val="0"/>
          <w:marBottom w:val="0"/>
          <w:divBdr>
            <w:top w:val="none" w:sz="0" w:space="0" w:color="auto"/>
            <w:left w:val="none" w:sz="0" w:space="0" w:color="auto"/>
            <w:bottom w:val="none" w:sz="0" w:space="0" w:color="auto"/>
            <w:right w:val="none" w:sz="0" w:space="0" w:color="auto"/>
          </w:divBdr>
        </w:div>
        <w:div w:id="1177575435">
          <w:marLeft w:val="480"/>
          <w:marRight w:val="0"/>
          <w:marTop w:val="0"/>
          <w:marBottom w:val="0"/>
          <w:divBdr>
            <w:top w:val="none" w:sz="0" w:space="0" w:color="auto"/>
            <w:left w:val="none" w:sz="0" w:space="0" w:color="auto"/>
            <w:bottom w:val="none" w:sz="0" w:space="0" w:color="auto"/>
            <w:right w:val="none" w:sz="0" w:space="0" w:color="auto"/>
          </w:divBdr>
        </w:div>
        <w:div w:id="460533609">
          <w:marLeft w:val="480"/>
          <w:marRight w:val="0"/>
          <w:marTop w:val="0"/>
          <w:marBottom w:val="0"/>
          <w:divBdr>
            <w:top w:val="none" w:sz="0" w:space="0" w:color="auto"/>
            <w:left w:val="none" w:sz="0" w:space="0" w:color="auto"/>
            <w:bottom w:val="none" w:sz="0" w:space="0" w:color="auto"/>
            <w:right w:val="none" w:sz="0" w:space="0" w:color="auto"/>
          </w:divBdr>
        </w:div>
        <w:div w:id="155922866">
          <w:marLeft w:val="480"/>
          <w:marRight w:val="0"/>
          <w:marTop w:val="0"/>
          <w:marBottom w:val="0"/>
          <w:divBdr>
            <w:top w:val="none" w:sz="0" w:space="0" w:color="auto"/>
            <w:left w:val="none" w:sz="0" w:space="0" w:color="auto"/>
            <w:bottom w:val="none" w:sz="0" w:space="0" w:color="auto"/>
            <w:right w:val="none" w:sz="0" w:space="0" w:color="auto"/>
          </w:divBdr>
        </w:div>
      </w:divsChild>
    </w:div>
    <w:div w:id="227226044">
      <w:bodyDiv w:val="1"/>
      <w:marLeft w:val="0"/>
      <w:marRight w:val="0"/>
      <w:marTop w:val="0"/>
      <w:marBottom w:val="0"/>
      <w:divBdr>
        <w:top w:val="none" w:sz="0" w:space="0" w:color="auto"/>
        <w:left w:val="none" w:sz="0" w:space="0" w:color="auto"/>
        <w:bottom w:val="none" w:sz="0" w:space="0" w:color="auto"/>
        <w:right w:val="none" w:sz="0" w:space="0" w:color="auto"/>
      </w:divBdr>
      <w:divsChild>
        <w:div w:id="240679138">
          <w:marLeft w:val="480"/>
          <w:marRight w:val="0"/>
          <w:marTop w:val="0"/>
          <w:marBottom w:val="0"/>
          <w:divBdr>
            <w:top w:val="none" w:sz="0" w:space="0" w:color="auto"/>
            <w:left w:val="none" w:sz="0" w:space="0" w:color="auto"/>
            <w:bottom w:val="none" w:sz="0" w:space="0" w:color="auto"/>
            <w:right w:val="none" w:sz="0" w:space="0" w:color="auto"/>
          </w:divBdr>
        </w:div>
        <w:div w:id="1955290026">
          <w:marLeft w:val="480"/>
          <w:marRight w:val="0"/>
          <w:marTop w:val="0"/>
          <w:marBottom w:val="0"/>
          <w:divBdr>
            <w:top w:val="none" w:sz="0" w:space="0" w:color="auto"/>
            <w:left w:val="none" w:sz="0" w:space="0" w:color="auto"/>
            <w:bottom w:val="none" w:sz="0" w:space="0" w:color="auto"/>
            <w:right w:val="none" w:sz="0" w:space="0" w:color="auto"/>
          </w:divBdr>
        </w:div>
        <w:div w:id="401605215">
          <w:marLeft w:val="480"/>
          <w:marRight w:val="0"/>
          <w:marTop w:val="0"/>
          <w:marBottom w:val="0"/>
          <w:divBdr>
            <w:top w:val="none" w:sz="0" w:space="0" w:color="auto"/>
            <w:left w:val="none" w:sz="0" w:space="0" w:color="auto"/>
            <w:bottom w:val="none" w:sz="0" w:space="0" w:color="auto"/>
            <w:right w:val="none" w:sz="0" w:space="0" w:color="auto"/>
          </w:divBdr>
        </w:div>
        <w:div w:id="348994026">
          <w:marLeft w:val="480"/>
          <w:marRight w:val="0"/>
          <w:marTop w:val="0"/>
          <w:marBottom w:val="0"/>
          <w:divBdr>
            <w:top w:val="none" w:sz="0" w:space="0" w:color="auto"/>
            <w:left w:val="none" w:sz="0" w:space="0" w:color="auto"/>
            <w:bottom w:val="none" w:sz="0" w:space="0" w:color="auto"/>
            <w:right w:val="none" w:sz="0" w:space="0" w:color="auto"/>
          </w:divBdr>
        </w:div>
        <w:div w:id="820803460">
          <w:marLeft w:val="480"/>
          <w:marRight w:val="0"/>
          <w:marTop w:val="0"/>
          <w:marBottom w:val="0"/>
          <w:divBdr>
            <w:top w:val="none" w:sz="0" w:space="0" w:color="auto"/>
            <w:left w:val="none" w:sz="0" w:space="0" w:color="auto"/>
            <w:bottom w:val="none" w:sz="0" w:space="0" w:color="auto"/>
            <w:right w:val="none" w:sz="0" w:space="0" w:color="auto"/>
          </w:divBdr>
        </w:div>
        <w:div w:id="835414728">
          <w:marLeft w:val="480"/>
          <w:marRight w:val="0"/>
          <w:marTop w:val="0"/>
          <w:marBottom w:val="0"/>
          <w:divBdr>
            <w:top w:val="none" w:sz="0" w:space="0" w:color="auto"/>
            <w:left w:val="none" w:sz="0" w:space="0" w:color="auto"/>
            <w:bottom w:val="none" w:sz="0" w:space="0" w:color="auto"/>
            <w:right w:val="none" w:sz="0" w:space="0" w:color="auto"/>
          </w:divBdr>
        </w:div>
        <w:div w:id="1129469384">
          <w:marLeft w:val="480"/>
          <w:marRight w:val="0"/>
          <w:marTop w:val="0"/>
          <w:marBottom w:val="0"/>
          <w:divBdr>
            <w:top w:val="none" w:sz="0" w:space="0" w:color="auto"/>
            <w:left w:val="none" w:sz="0" w:space="0" w:color="auto"/>
            <w:bottom w:val="none" w:sz="0" w:space="0" w:color="auto"/>
            <w:right w:val="none" w:sz="0" w:space="0" w:color="auto"/>
          </w:divBdr>
        </w:div>
        <w:div w:id="1141000036">
          <w:marLeft w:val="480"/>
          <w:marRight w:val="0"/>
          <w:marTop w:val="0"/>
          <w:marBottom w:val="0"/>
          <w:divBdr>
            <w:top w:val="none" w:sz="0" w:space="0" w:color="auto"/>
            <w:left w:val="none" w:sz="0" w:space="0" w:color="auto"/>
            <w:bottom w:val="none" w:sz="0" w:space="0" w:color="auto"/>
            <w:right w:val="none" w:sz="0" w:space="0" w:color="auto"/>
          </w:divBdr>
        </w:div>
        <w:div w:id="347298162">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454178757">
          <w:marLeft w:val="480"/>
          <w:marRight w:val="0"/>
          <w:marTop w:val="0"/>
          <w:marBottom w:val="0"/>
          <w:divBdr>
            <w:top w:val="none" w:sz="0" w:space="0" w:color="auto"/>
            <w:left w:val="none" w:sz="0" w:space="0" w:color="auto"/>
            <w:bottom w:val="none" w:sz="0" w:space="0" w:color="auto"/>
            <w:right w:val="none" w:sz="0" w:space="0" w:color="auto"/>
          </w:divBdr>
        </w:div>
        <w:div w:id="150682033">
          <w:marLeft w:val="480"/>
          <w:marRight w:val="0"/>
          <w:marTop w:val="0"/>
          <w:marBottom w:val="0"/>
          <w:divBdr>
            <w:top w:val="none" w:sz="0" w:space="0" w:color="auto"/>
            <w:left w:val="none" w:sz="0" w:space="0" w:color="auto"/>
            <w:bottom w:val="none" w:sz="0" w:space="0" w:color="auto"/>
            <w:right w:val="none" w:sz="0" w:space="0" w:color="auto"/>
          </w:divBdr>
        </w:div>
        <w:div w:id="1710107724">
          <w:marLeft w:val="480"/>
          <w:marRight w:val="0"/>
          <w:marTop w:val="0"/>
          <w:marBottom w:val="0"/>
          <w:divBdr>
            <w:top w:val="none" w:sz="0" w:space="0" w:color="auto"/>
            <w:left w:val="none" w:sz="0" w:space="0" w:color="auto"/>
            <w:bottom w:val="none" w:sz="0" w:space="0" w:color="auto"/>
            <w:right w:val="none" w:sz="0" w:space="0" w:color="auto"/>
          </w:divBdr>
        </w:div>
        <w:div w:id="698316464">
          <w:marLeft w:val="480"/>
          <w:marRight w:val="0"/>
          <w:marTop w:val="0"/>
          <w:marBottom w:val="0"/>
          <w:divBdr>
            <w:top w:val="none" w:sz="0" w:space="0" w:color="auto"/>
            <w:left w:val="none" w:sz="0" w:space="0" w:color="auto"/>
            <w:bottom w:val="none" w:sz="0" w:space="0" w:color="auto"/>
            <w:right w:val="none" w:sz="0" w:space="0" w:color="auto"/>
          </w:divBdr>
        </w:div>
      </w:divsChild>
    </w:div>
    <w:div w:id="235435202">
      <w:bodyDiv w:val="1"/>
      <w:marLeft w:val="0"/>
      <w:marRight w:val="0"/>
      <w:marTop w:val="0"/>
      <w:marBottom w:val="0"/>
      <w:divBdr>
        <w:top w:val="none" w:sz="0" w:space="0" w:color="auto"/>
        <w:left w:val="none" w:sz="0" w:space="0" w:color="auto"/>
        <w:bottom w:val="none" w:sz="0" w:space="0" w:color="auto"/>
        <w:right w:val="none" w:sz="0" w:space="0" w:color="auto"/>
      </w:divBdr>
    </w:div>
    <w:div w:id="254020770">
      <w:bodyDiv w:val="1"/>
      <w:marLeft w:val="0"/>
      <w:marRight w:val="0"/>
      <w:marTop w:val="0"/>
      <w:marBottom w:val="0"/>
      <w:divBdr>
        <w:top w:val="none" w:sz="0" w:space="0" w:color="auto"/>
        <w:left w:val="none" w:sz="0" w:space="0" w:color="auto"/>
        <w:bottom w:val="none" w:sz="0" w:space="0" w:color="auto"/>
        <w:right w:val="none" w:sz="0" w:space="0" w:color="auto"/>
      </w:divBdr>
      <w:divsChild>
        <w:div w:id="1889489989">
          <w:marLeft w:val="480"/>
          <w:marRight w:val="0"/>
          <w:marTop w:val="0"/>
          <w:marBottom w:val="0"/>
          <w:divBdr>
            <w:top w:val="none" w:sz="0" w:space="0" w:color="auto"/>
            <w:left w:val="none" w:sz="0" w:space="0" w:color="auto"/>
            <w:bottom w:val="none" w:sz="0" w:space="0" w:color="auto"/>
            <w:right w:val="none" w:sz="0" w:space="0" w:color="auto"/>
          </w:divBdr>
        </w:div>
        <w:div w:id="239877273">
          <w:marLeft w:val="480"/>
          <w:marRight w:val="0"/>
          <w:marTop w:val="0"/>
          <w:marBottom w:val="0"/>
          <w:divBdr>
            <w:top w:val="none" w:sz="0" w:space="0" w:color="auto"/>
            <w:left w:val="none" w:sz="0" w:space="0" w:color="auto"/>
            <w:bottom w:val="none" w:sz="0" w:space="0" w:color="auto"/>
            <w:right w:val="none" w:sz="0" w:space="0" w:color="auto"/>
          </w:divBdr>
        </w:div>
        <w:div w:id="468086840">
          <w:marLeft w:val="480"/>
          <w:marRight w:val="0"/>
          <w:marTop w:val="0"/>
          <w:marBottom w:val="0"/>
          <w:divBdr>
            <w:top w:val="none" w:sz="0" w:space="0" w:color="auto"/>
            <w:left w:val="none" w:sz="0" w:space="0" w:color="auto"/>
            <w:bottom w:val="none" w:sz="0" w:space="0" w:color="auto"/>
            <w:right w:val="none" w:sz="0" w:space="0" w:color="auto"/>
          </w:divBdr>
        </w:div>
        <w:div w:id="679158477">
          <w:marLeft w:val="480"/>
          <w:marRight w:val="0"/>
          <w:marTop w:val="0"/>
          <w:marBottom w:val="0"/>
          <w:divBdr>
            <w:top w:val="none" w:sz="0" w:space="0" w:color="auto"/>
            <w:left w:val="none" w:sz="0" w:space="0" w:color="auto"/>
            <w:bottom w:val="none" w:sz="0" w:space="0" w:color="auto"/>
            <w:right w:val="none" w:sz="0" w:space="0" w:color="auto"/>
          </w:divBdr>
        </w:div>
      </w:divsChild>
    </w:div>
    <w:div w:id="276450315">
      <w:bodyDiv w:val="1"/>
      <w:marLeft w:val="0"/>
      <w:marRight w:val="0"/>
      <w:marTop w:val="0"/>
      <w:marBottom w:val="0"/>
      <w:divBdr>
        <w:top w:val="none" w:sz="0" w:space="0" w:color="auto"/>
        <w:left w:val="none" w:sz="0" w:space="0" w:color="auto"/>
        <w:bottom w:val="none" w:sz="0" w:space="0" w:color="auto"/>
        <w:right w:val="none" w:sz="0" w:space="0" w:color="auto"/>
      </w:divBdr>
      <w:divsChild>
        <w:div w:id="1599673256">
          <w:marLeft w:val="480"/>
          <w:marRight w:val="0"/>
          <w:marTop w:val="0"/>
          <w:marBottom w:val="0"/>
          <w:divBdr>
            <w:top w:val="none" w:sz="0" w:space="0" w:color="auto"/>
            <w:left w:val="none" w:sz="0" w:space="0" w:color="auto"/>
            <w:bottom w:val="none" w:sz="0" w:space="0" w:color="auto"/>
            <w:right w:val="none" w:sz="0" w:space="0" w:color="auto"/>
          </w:divBdr>
        </w:div>
        <w:div w:id="554244819">
          <w:marLeft w:val="480"/>
          <w:marRight w:val="0"/>
          <w:marTop w:val="0"/>
          <w:marBottom w:val="0"/>
          <w:divBdr>
            <w:top w:val="none" w:sz="0" w:space="0" w:color="auto"/>
            <w:left w:val="none" w:sz="0" w:space="0" w:color="auto"/>
            <w:bottom w:val="none" w:sz="0" w:space="0" w:color="auto"/>
            <w:right w:val="none" w:sz="0" w:space="0" w:color="auto"/>
          </w:divBdr>
        </w:div>
        <w:div w:id="814030376">
          <w:marLeft w:val="480"/>
          <w:marRight w:val="0"/>
          <w:marTop w:val="0"/>
          <w:marBottom w:val="0"/>
          <w:divBdr>
            <w:top w:val="none" w:sz="0" w:space="0" w:color="auto"/>
            <w:left w:val="none" w:sz="0" w:space="0" w:color="auto"/>
            <w:bottom w:val="none" w:sz="0" w:space="0" w:color="auto"/>
            <w:right w:val="none" w:sz="0" w:space="0" w:color="auto"/>
          </w:divBdr>
        </w:div>
        <w:div w:id="2070641251">
          <w:marLeft w:val="480"/>
          <w:marRight w:val="0"/>
          <w:marTop w:val="0"/>
          <w:marBottom w:val="0"/>
          <w:divBdr>
            <w:top w:val="none" w:sz="0" w:space="0" w:color="auto"/>
            <w:left w:val="none" w:sz="0" w:space="0" w:color="auto"/>
            <w:bottom w:val="none" w:sz="0" w:space="0" w:color="auto"/>
            <w:right w:val="none" w:sz="0" w:space="0" w:color="auto"/>
          </w:divBdr>
        </w:div>
        <w:div w:id="1215895504">
          <w:marLeft w:val="480"/>
          <w:marRight w:val="0"/>
          <w:marTop w:val="0"/>
          <w:marBottom w:val="0"/>
          <w:divBdr>
            <w:top w:val="none" w:sz="0" w:space="0" w:color="auto"/>
            <w:left w:val="none" w:sz="0" w:space="0" w:color="auto"/>
            <w:bottom w:val="none" w:sz="0" w:space="0" w:color="auto"/>
            <w:right w:val="none" w:sz="0" w:space="0" w:color="auto"/>
          </w:divBdr>
        </w:div>
        <w:div w:id="1804226752">
          <w:marLeft w:val="480"/>
          <w:marRight w:val="0"/>
          <w:marTop w:val="0"/>
          <w:marBottom w:val="0"/>
          <w:divBdr>
            <w:top w:val="none" w:sz="0" w:space="0" w:color="auto"/>
            <w:left w:val="none" w:sz="0" w:space="0" w:color="auto"/>
            <w:bottom w:val="none" w:sz="0" w:space="0" w:color="auto"/>
            <w:right w:val="none" w:sz="0" w:space="0" w:color="auto"/>
          </w:divBdr>
        </w:div>
        <w:div w:id="368460937">
          <w:marLeft w:val="480"/>
          <w:marRight w:val="0"/>
          <w:marTop w:val="0"/>
          <w:marBottom w:val="0"/>
          <w:divBdr>
            <w:top w:val="none" w:sz="0" w:space="0" w:color="auto"/>
            <w:left w:val="none" w:sz="0" w:space="0" w:color="auto"/>
            <w:bottom w:val="none" w:sz="0" w:space="0" w:color="auto"/>
            <w:right w:val="none" w:sz="0" w:space="0" w:color="auto"/>
          </w:divBdr>
        </w:div>
        <w:div w:id="1783652428">
          <w:marLeft w:val="480"/>
          <w:marRight w:val="0"/>
          <w:marTop w:val="0"/>
          <w:marBottom w:val="0"/>
          <w:divBdr>
            <w:top w:val="none" w:sz="0" w:space="0" w:color="auto"/>
            <w:left w:val="none" w:sz="0" w:space="0" w:color="auto"/>
            <w:bottom w:val="none" w:sz="0" w:space="0" w:color="auto"/>
            <w:right w:val="none" w:sz="0" w:space="0" w:color="auto"/>
          </w:divBdr>
        </w:div>
        <w:div w:id="32853220">
          <w:marLeft w:val="480"/>
          <w:marRight w:val="0"/>
          <w:marTop w:val="0"/>
          <w:marBottom w:val="0"/>
          <w:divBdr>
            <w:top w:val="none" w:sz="0" w:space="0" w:color="auto"/>
            <w:left w:val="none" w:sz="0" w:space="0" w:color="auto"/>
            <w:bottom w:val="none" w:sz="0" w:space="0" w:color="auto"/>
            <w:right w:val="none" w:sz="0" w:space="0" w:color="auto"/>
          </w:divBdr>
        </w:div>
        <w:div w:id="534736541">
          <w:marLeft w:val="480"/>
          <w:marRight w:val="0"/>
          <w:marTop w:val="0"/>
          <w:marBottom w:val="0"/>
          <w:divBdr>
            <w:top w:val="none" w:sz="0" w:space="0" w:color="auto"/>
            <w:left w:val="none" w:sz="0" w:space="0" w:color="auto"/>
            <w:bottom w:val="none" w:sz="0" w:space="0" w:color="auto"/>
            <w:right w:val="none" w:sz="0" w:space="0" w:color="auto"/>
          </w:divBdr>
        </w:div>
        <w:div w:id="538978959">
          <w:marLeft w:val="480"/>
          <w:marRight w:val="0"/>
          <w:marTop w:val="0"/>
          <w:marBottom w:val="0"/>
          <w:divBdr>
            <w:top w:val="none" w:sz="0" w:space="0" w:color="auto"/>
            <w:left w:val="none" w:sz="0" w:space="0" w:color="auto"/>
            <w:bottom w:val="none" w:sz="0" w:space="0" w:color="auto"/>
            <w:right w:val="none" w:sz="0" w:space="0" w:color="auto"/>
          </w:divBdr>
        </w:div>
        <w:div w:id="1528638018">
          <w:marLeft w:val="480"/>
          <w:marRight w:val="0"/>
          <w:marTop w:val="0"/>
          <w:marBottom w:val="0"/>
          <w:divBdr>
            <w:top w:val="none" w:sz="0" w:space="0" w:color="auto"/>
            <w:left w:val="none" w:sz="0" w:space="0" w:color="auto"/>
            <w:bottom w:val="none" w:sz="0" w:space="0" w:color="auto"/>
            <w:right w:val="none" w:sz="0" w:space="0" w:color="auto"/>
          </w:divBdr>
        </w:div>
        <w:div w:id="1688094606">
          <w:marLeft w:val="480"/>
          <w:marRight w:val="0"/>
          <w:marTop w:val="0"/>
          <w:marBottom w:val="0"/>
          <w:divBdr>
            <w:top w:val="none" w:sz="0" w:space="0" w:color="auto"/>
            <w:left w:val="none" w:sz="0" w:space="0" w:color="auto"/>
            <w:bottom w:val="none" w:sz="0" w:space="0" w:color="auto"/>
            <w:right w:val="none" w:sz="0" w:space="0" w:color="auto"/>
          </w:divBdr>
        </w:div>
        <w:div w:id="151794812">
          <w:marLeft w:val="480"/>
          <w:marRight w:val="0"/>
          <w:marTop w:val="0"/>
          <w:marBottom w:val="0"/>
          <w:divBdr>
            <w:top w:val="none" w:sz="0" w:space="0" w:color="auto"/>
            <w:left w:val="none" w:sz="0" w:space="0" w:color="auto"/>
            <w:bottom w:val="none" w:sz="0" w:space="0" w:color="auto"/>
            <w:right w:val="none" w:sz="0" w:space="0" w:color="auto"/>
          </w:divBdr>
        </w:div>
        <w:div w:id="539167063">
          <w:marLeft w:val="480"/>
          <w:marRight w:val="0"/>
          <w:marTop w:val="0"/>
          <w:marBottom w:val="0"/>
          <w:divBdr>
            <w:top w:val="none" w:sz="0" w:space="0" w:color="auto"/>
            <w:left w:val="none" w:sz="0" w:space="0" w:color="auto"/>
            <w:bottom w:val="none" w:sz="0" w:space="0" w:color="auto"/>
            <w:right w:val="none" w:sz="0" w:space="0" w:color="auto"/>
          </w:divBdr>
        </w:div>
        <w:div w:id="1473906891">
          <w:marLeft w:val="480"/>
          <w:marRight w:val="0"/>
          <w:marTop w:val="0"/>
          <w:marBottom w:val="0"/>
          <w:divBdr>
            <w:top w:val="none" w:sz="0" w:space="0" w:color="auto"/>
            <w:left w:val="none" w:sz="0" w:space="0" w:color="auto"/>
            <w:bottom w:val="none" w:sz="0" w:space="0" w:color="auto"/>
            <w:right w:val="none" w:sz="0" w:space="0" w:color="auto"/>
          </w:divBdr>
        </w:div>
        <w:div w:id="666052575">
          <w:marLeft w:val="480"/>
          <w:marRight w:val="0"/>
          <w:marTop w:val="0"/>
          <w:marBottom w:val="0"/>
          <w:divBdr>
            <w:top w:val="none" w:sz="0" w:space="0" w:color="auto"/>
            <w:left w:val="none" w:sz="0" w:space="0" w:color="auto"/>
            <w:bottom w:val="none" w:sz="0" w:space="0" w:color="auto"/>
            <w:right w:val="none" w:sz="0" w:space="0" w:color="auto"/>
          </w:divBdr>
        </w:div>
        <w:div w:id="1743139816">
          <w:marLeft w:val="480"/>
          <w:marRight w:val="0"/>
          <w:marTop w:val="0"/>
          <w:marBottom w:val="0"/>
          <w:divBdr>
            <w:top w:val="none" w:sz="0" w:space="0" w:color="auto"/>
            <w:left w:val="none" w:sz="0" w:space="0" w:color="auto"/>
            <w:bottom w:val="none" w:sz="0" w:space="0" w:color="auto"/>
            <w:right w:val="none" w:sz="0" w:space="0" w:color="auto"/>
          </w:divBdr>
        </w:div>
        <w:div w:id="1780225226">
          <w:marLeft w:val="480"/>
          <w:marRight w:val="0"/>
          <w:marTop w:val="0"/>
          <w:marBottom w:val="0"/>
          <w:divBdr>
            <w:top w:val="none" w:sz="0" w:space="0" w:color="auto"/>
            <w:left w:val="none" w:sz="0" w:space="0" w:color="auto"/>
            <w:bottom w:val="none" w:sz="0" w:space="0" w:color="auto"/>
            <w:right w:val="none" w:sz="0" w:space="0" w:color="auto"/>
          </w:divBdr>
        </w:div>
        <w:div w:id="995494433">
          <w:marLeft w:val="480"/>
          <w:marRight w:val="0"/>
          <w:marTop w:val="0"/>
          <w:marBottom w:val="0"/>
          <w:divBdr>
            <w:top w:val="none" w:sz="0" w:space="0" w:color="auto"/>
            <w:left w:val="none" w:sz="0" w:space="0" w:color="auto"/>
            <w:bottom w:val="none" w:sz="0" w:space="0" w:color="auto"/>
            <w:right w:val="none" w:sz="0" w:space="0" w:color="auto"/>
          </w:divBdr>
        </w:div>
        <w:div w:id="105125831">
          <w:marLeft w:val="480"/>
          <w:marRight w:val="0"/>
          <w:marTop w:val="0"/>
          <w:marBottom w:val="0"/>
          <w:divBdr>
            <w:top w:val="none" w:sz="0" w:space="0" w:color="auto"/>
            <w:left w:val="none" w:sz="0" w:space="0" w:color="auto"/>
            <w:bottom w:val="none" w:sz="0" w:space="0" w:color="auto"/>
            <w:right w:val="none" w:sz="0" w:space="0" w:color="auto"/>
          </w:divBdr>
        </w:div>
        <w:div w:id="1735008018">
          <w:marLeft w:val="480"/>
          <w:marRight w:val="0"/>
          <w:marTop w:val="0"/>
          <w:marBottom w:val="0"/>
          <w:divBdr>
            <w:top w:val="none" w:sz="0" w:space="0" w:color="auto"/>
            <w:left w:val="none" w:sz="0" w:space="0" w:color="auto"/>
            <w:bottom w:val="none" w:sz="0" w:space="0" w:color="auto"/>
            <w:right w:val="none" w:sz="0" w:space="0" w:color="auto"/>
          </w:divBdr>
        </w:div>
        <w:div w:id="412705553">
          <w:marLeft w:val="480"/>
          <w:marRight w:val="0"/>
          <w:marTop w:val="0"/>
          <w:marBottom w:val="0"/>
          <w:divBdr>
            <w:top w:val="none" w:sz="0" w:space="0" w:color="auto"/>
            <w:left w:val="none" w:sz="0" w:space="0" w:color="auto"/>
            <w:bottom w:val="none" w:sz="0" w:space="0" w:color="auto"/>
            <w:right w:val="none" w:sz="0" w:space="0" w:color="auto"/>
          </w:divBdr>
        </w:div>
        <w:div w:id="2057387214">
          <w:marLeft w:val="480"/>
          <w:marRight w:val="0"/>
          <w:marTop w:val="0"/>
          <w:marBottom w:val="0"/>
          <w:divBdr>
            <w:top w:val="none" w:sz="0" w:space="0" w:color="auto"/>
            <w:left w:val="none" w:sz="0" w:space="0" w:color="auto"/>
            <w:bottom w:val="none" w:sz="0" w:space="0" w:color="auto"/>
            <w:right w:val="none" w:sz="0" w:space="0" w:color="auto"/>
          </w:divBdr>
        </w:div>
        <w:div w:id="505511030">
          <w:marLeft w:val="480"/>
          <w:marRight w:val="0"/>
          <w:marTop w:val="0"/>
          <w:marBottom w:val="0"/>
          <w:divBdr>
            <w:top w:val="none" w:sz="0" w:space="0" w:color="auto"/>
            <w:left w:val="none" w:sz="0" w:space="0" w:color="auto"/>
            <w:bottom w:val="none" w:sz="0" w:space="0" w:color="auto"/>
            <w:right w:val="none" w:sz="0" w:space="0" w:color="auto"/>
          </w:divBdr>
        </w:div>
        <w:div w:id="269554633">
          <w:marLeft w:val="480"/>
          <w:marRight w:val="0"/>
          <w:marTop w:val="0"/>
          <w:marBottom w:val="0"/>
          <w:divBdr>
            <w:top w:val="none" w:sz="0" w:space="0" w:color="auto"/>
            <w:left w:val="none" w:sz="0" w:space="0" w:color="auto"/>
            <w:bottom w:val="none" w:sz="0" w:space="0" w:color="auto"/>
            <w:right w:val="none" w:sz="0" w:space="0" w:color="auto"/>
          </w:divBdr>
        </w:div>
        <w:div w:id="622612798">
          <w:marLeft w:val="480"/>
          <w:marRight w:val="0"/>
          <w:marTop w:val="0"/>
          <w:marBottom w:val="0"/>
          <w:divBdr>
            <w:top w:val="none" w:sz="0" w:space="0" w:color="auto"/>
            <w:left w:val="none" w:sz="0" w:space="0" w:color="auto"/>
            <w:bottom w:val="none" w:sz="0" w:space="0" w:color="auto"/>
            <w:right w:val="none" w:sz="0" w:space="0" w:color="auto"/>
          </w:divBdr>
        </w:div>
      </w:divsChild>
    </w:div>
    <w:div w:id="299501309">
      <w:bodyDiv w:val="1"/>
      <w:marLeft w:val="0"/>
      <w:marRight w:val="0"/>
      <w:marTop w:val="0"/>
      <w:marBottom w:val="0"/>
      <w:divBdr>
        <w:top w:val="none" w:sz="0" w:space="0" w:color="auto"/>
        <w:left w:val="none" w:sz="0" w:space="0" w:color="auto"/>
        <w:bottom w:val="none" w:sz="0" w:space="0" w:color="auto"/>
        <w:right w:val="none" w:sz="0" w:space="0" w:color="auto"/>
      </w:divBdr>
    </w:div>
    <w:div w:id="346493046">
      <w:bodyDiv w:val="1"/>
      <w:marLeft w:val="0"/>
      <w:marRight w:val="0"/>
      <w:marTop w:val="0"/>
      <w:marBottom w:val="0"/>
      <w:divBdr>
        <w:top w:val="none" w:sz="0" w:space="0" w:color="auto"/>
        <w:left w:val="none" w:sz="0" w:space="0" w:color="auto"/>
        <w:bottom w:val="none" w:sz="0" w:space="0" w:color="auto"/>
        <w:right w:val="none" w:sz="0" w:space="0" w:color="auto"/>
      </w:divBdr>
      <w:divsChild>
        <w:div w:id="343899716">
          <w:marLeft w:val="480"/>
          <w:marRight w:val="0"/>
          <w:marTop w:val="0"/>
          <w:marBottom w:val="0"/>
          <w:divBdr>
            <w:top w:val="none" w:sz="0" w:space="0" w:color="auto"/>
            <w:left w:val="none" w:sz="0" w:space="0" w:color="auto"/>
            <w:bottom w:val="none" w:sz="0" w:space="0" w:color="auto"/>
            <w:right w:val="none" w:sz="0" w:space="0" w:color="auto"/>
          </w:divBdr>
        </w:div>
        <w:div w:id="1929000289">
          <w:marLeft w:val="480"/>
          <w:marRight w:val="0"/>
          <w:marTop w:val="0"/>
          <w:marBottom w:val="0"/>
          <w:divBdr>
            <w:top w:val="none" w:sz="0" w:space="0" w:color="auto"/>
            <w:left w:val="none" w:sz="0" w:space="0" w:color="auto"/>
            <w:bottom w:val="none" w:sz="0" w:space="0" w:color="auto"/>
            <w:right w:val="none" w:sz="0" w:space="0" w:color="auto"/>
          </w:divBdr>
        </w:div>
        <w:div w:id="1473126">
          <w:marLeft w:val="480"/>
          <w:marRight w:val="0"/>
          <w:marTop w:val="0"/>
          <w:marBottom w:val="0"/>
          <w:divBdr>
            <w:top w:val="none" w:sz="0" w:space="0" w:color="auto"/>
            <w:left w:val="none" w:sz="0" w:space="0" w:color="auto"/>
            <w:bottom w:val="none" w:sz="0" w:space="0" w:color="auto"/>
            <w:right w:val="none" w:sz="0" w:space="0" w:color="auto"/>
          </w:divBdr>
        </w:div>
        <w:div w:id="1210192440">
          <w:marLeft w:val="480"/>
          <w:marRight w:val="0"/>
          <w:marTop w:val="0"/>
          <w:marBottom w:val="0"/>
          <w:divBdr>
            <w:top w:val="none" w:sz="0" w:space="0" w:color="auto"/>
            <w:left w:val="none" w:sz="0" w:space="0" w:color="auto"/>
            <w:bottom w:val="none" w:sz="0" w:space="0" w:color="auto"/>
            <w:right w:val="none" w:sz="0" w:space="0" w:color="auto"/>
          </w:divBdr>
        </w:div>
        <w:div w:id="1636062476">
          <w:marLeft w:val="480"/>
          <w:marRight w:val="0"/>
          <w:marTop w:val="0"/>
          <w:marBottom w:val="0"/>
          <w:divBdr>
            <w:top w:val="none" w:sz="0" w:space="0" w:color="auto"/>
            <w:left w:val="none" w:sz="0" w:space="0" w:color="auto"/>
            <w:bottom w:val="none" w:sz="0" w:space="0" w:color="auto"/>
            <w:right w:val="none" w:sz="0" w:space="0" w:color="auto"/>
          </w:divBdr>
        </w:div>
        <w:div w:id="944725664">
          <w:marLeft w:val="480"/>
          <w:marRight w:val="0"/>
          <w:marTop w:val="0"/>
          <w:marBottom w:val="0"/>
          <w:divBdr>
            <w:top w:val="none" w:sz="0" w:space="0" w:color="auto"/>
            <w:left w:val="none" w:sz="0" w:space="0" w:color="auto"/>
            <w:bottom w:val="none" w:sz="0" w:space="0" w:color="auto"/>
            <w:right w:val="none" w:sz="0" w:space="0" w:color="auto"/>
          </w:divBdr>
        </w:div>
        <w:div w:id="2085371732">
          <w:marLeft w:val="480"/>
          <w:marRight w:val="0"/>
          <w:marTop w:val="0"/>
          <w:marBottom w:val="0"/>
          <w:divBdr>
            <w:top w:val="none" w:sz="0" w:space="0" w:color="auto"/>
            <w:left w:val="none" w:sz="0" w:space="0" w:color="auto"/>
            <w:bottom w:val="none" w:sz="0" w:space="0" w:color="auto"/>
            <w:right w:val="none" w:sz="0" w:space="0" w:color="auto"/>
          </w:divBdr>
        </w:div>
        <w:div w:id="15736389">
          <w:marLeft w:val="480"/>
          <w:marRight w:val="0"/>
          <w:marTop w:val="0"/>
          <w:marBottom w:val="0"/>
          <w:divBdr>
            <w:top w:val="none" w:sz="0" w:space="0" w:color="auto"/>
            <w:left w:val="none" w:sz="0" w:space="0" w:color="auto"/>
            <w:bottom w:val="none" w:sz="0" w:space="0" w:color="auto"/>
            <w:right w:val="none" w:sz="0" w:space="0" w:color="auto"/>
          </w:divBdr>
        </w:div>
        <w:div w:id="1193617654">
          <w:marLeft w:val="480"/>
          <w:marRight w:val="0"/>
          <w:marTop w:val="0"/>
          <w:marBottom w:val="0"/>
          <w:divBdr>
            <w:top w:val="none" w:sz="0" w:space="0" w:color="auto"/>
            <w:left w:val="none" w:sz="0" w:space="0" w:color="auto"/>
            <w:bottom w:val="none" w:sz="0" w:space="0" w:color="auto"/>
            <w:right w:val="none" w:sz="0" w:space="0" w:color="auto"/>
          </w:divBdr>
        </w:div>
        <w:div w:id="1193835495">
          <w:marLeft w:val="480"/>
          <w:marRight w:val="0"/>
          <w:marTop w:val="0"/>
          <w:marBottom w:val="0"/>
          <w:divBdr>
            <w:top w:val="none" w:sz="0" w:space="0" w:color="auto"/>
            <w:left w:val="none" w:sz="0" w:space="0" w:color="auto"/>
            <w:bottom w:val="none" w:sz="0" w:space="0" w:color="auto"/>
            <w:right w:val="none" w:sz="0" w:space="0" w:color="auto"/>
          </w:divBdr>
        </w:div>
        <w:div w:id="2043629865">
          <w:marLeft w:val="480"/>
          <w:marRight w:val="0"/>
          <w:marTop w:val="0"/>
          <w:marBottom w:val="0"/>
          <w:divBdr>
            <w:top w:val="none" w:sz="0" w:space="0" w:color="auto"/>
            <w:left w:val="none" w:sz="0" w:space="0" w:color="auto"/>
            <w:bottom w:val="none" w:sz="0" w:space="0" w:color="auto"/>
            <w:right w:val="none" w:sz="0" w:space="0" w:color="auto"/>
          </w:divBdr>
        </w:div>
        <w:div w:id="598834619">
          <w:marLeft w:val="480"/>
          <w:marRight w:val="0"/>
          <w:marTop w:val="0"/>
          <w:marBottom w:val="0"/>
          <w:divBdr>
            <w:top w:val="none" w:sz="0" w:space="0" w:color="auto"/>
            <w:left w:val="none" w:sz="0" w:space="0" w:color="auto"/>
            <w:bottom w:val="none" w:sz="0" w:space="0" w:color="auto"/>
            <w:right w:val="none" w:sz="0" w:space="0" w:color="auto"/>
          </w:divBdr>
        </w:div>
        <w:div w:id="1365793313">
          <w:marLeft w:val="480"/>
          <w:marRight w:val="0"/>
          <w:marTop w:val="0"/>
          <w:marBottom w:val="0"/>
          <w:divBdr>
            <w:top w:val="none" w:sz="0" w:space="0" w:color="auto"/>
            <w:left w:val="none" w:sz="0" w:space="0" w:color="auto"/>
            <w:bottom w:val="none" w:sz="0" w:space="0" w:color="auto"/>
            <w:right w:val="none" w:sz="0" w:space="0" w:color="auto"/>
          </w:divBdr>
        </w:div>
        <w:div w:id="210506280">
          <w:marLeft w:val="480"/>
          <w:marRight w:val="0"/>
          <w:marTop w:val="0"/>
          <w:marBottom w:val="0"/>
          <w:divBdr>
            <w:top w:val="none" w:sz="0" w:space="0" w:color="auto"/>
            <w:left w:val="none" w:sz="0" w:space="0" w:color="auto"/>
            <w:bottom w:val="none" w:sz="0" w:space="0" w:color="auto"/>
            <w:right w:val="none" w:sz="0" w:space="0" w:color="auto"/>
          </w:divBdr>
        </w:div>
        <w:div w:id="929775726">
          <w:marLeft w:val="480"/>
          <w:marRight w:val="0"/>
          <w:marTop w:val="0"/>
          <w:marBottom w:val="0"/>
          <w:divBdr>
            <w:top w:val="none" w:sz="0" w:space="0" w:color="auto"/>
            <w:left w:val="none" w:sz="0" w:space="0" w:color="auto"/>
            <w:bottom w:val="none" w:sz="0" w:space="0" w:color="auto"/>
            <w:right w:val="none" w:sz="0" w:space="0" w:color="auto"/>
          </w:divBdr>
        </w:div>
        <w:div w:id="1601720545">
          <w:marLeft w:val="480"/>
          <w:marRight w:val="0"/>
          <w:marTop w:val="0"/>
          <w:marBottom w:val="0"/>
          <w:divBdr>
            <w:top w:val="none" w:sz="0" w:space="0" w:color="auto"/>
            <w:left w:val="none" w:sz="0" w:space="0" w:color="auto"/>
            <w:bottom w:val="none" w:sz="0" w:space="0" w:color="auto"/>
            <w:right w:val="none" w:sz="0" w:space="0" w:color="auto"/>
          </w:divBdr>
        </w:div>
        <w:div w:id="1958027352">
          <w:marLeft w:val="480"/>
          <w:marRight w:val="0"/>
          <w:marTop w:val="0"/>
          <w:marBottom w:val="0"/>
          <w:divBdr>
            <w:top w:val="none" w:sz="0" w:space="0" w:color="auto"/>
            <w:left w:val="none" w:sz="0" w:space="0" w:color="auto"/>
            <w:bottom w:val="none" w:sz="0" w:space="0" w:color="auto"/>
            <w:right w:val="none" w:sz="0" w:space="0" w:color="auto"/>
          </w:divBdr>
        </w:div>
        <w:div w:id="286787812">
          <w:marLeft w:val="480"/>
          <w:marRight w:val="0"/>
          <w:marTop w:val="0"/>
          <w:marBottom w:val="0"/>
          <w:divBdr>
            <w:top w:val="none" w:sz="0" w:space="0" w:color="auto"/>
            <w:left w:val="none" w:sz="0" w:space="0" w:color="auto"/>
            <w:bottom w:val="none" w:sz="0" w:space="0" w:color="auto"/>
            <w:right w:val="none" w:sz="0" w:space="0" w:color="auto"/>
          </w:divBdr>
        </w:div>
        <w:div w:id="1783955598">
          <w:marLeft w:val="480"/>
          <w:marRight w:val="0"/>
          <w:marTop w:val="0"/>
          <w:marBottom w:val="0"/>
          <w:divBdr>
            <w:top w:val="none" w:sz="0" w:space="0" w:color="auto"/>
            <w:left w:val="none" w:sz="0" w:space="0" w:color="auto"/>
            <w:bottom w:val="none" w:sz="0" w:space="0" w:color="auto"/>
            <w:right w:val="none" w:sz="0" w:space="0" w:color="auto"/>
          </w:divBdr>
        </w:div>
        <w:div w:id="1549102941">
          <w:marLeft w:val="480"/>
          <w:marRight w:val="0"/>
          <w:marTop w:val="0"/>
          <w:marBottom w:val="0"/>
          <w:divBdr>
            <w:top w:val="none" w:sz="0" w:space="0" w:color="auto"/>
            <w:left w:val="none" w:sz="0" w:space="0" w:color="auto"/>
            <w:bottom w:val="none" w:sz="0" w:space="0" w:color="auto"/>
            <w:right w:val="none" w:sz="0" w:space="0" w:color="auto"/>
          </w:divBdr>
        </w:div>
        <w:div w:id="1093864796">
          <w:marLeft w:val="480"/>
          <w:marRight w:val="0"/>
          <w:marTop w:val="0"/>
          <w:marBottom w:val="0"/>
          <w:divBdr>
            <w:top w:val="none" w:sz="0" w:space="0" w:color="auto"/>
            <w:left w:val="none" w:sz="0" w:space="0" w:color="auto"/>
            <w:bottom w:val="none" w:sz="0" w:space="0" w:color="auto"/>
            <w:right w:val="none" w:sz="0" w:space="0" w:color="auto"/>
          </w:divBdr>
        </w:div>
        <w:div w:id="636957710">
          <w:marLeft w:val="480"/>
          <w:marRight w:val="0"/>
          <w:marTop w:val="0"/>
          <w:marBottom w:val="0"/>
          <w:divBdr>
            <w:top w:val="none" w:sz="0" w:space="0" w:color="auto"/>
            <w:left w:val="none" w:sz="0" w:space="0" w:color="auto"/>
            <w:bottom w:val="none" w:sz="0" w:space="0" w:color="auto"/>
            <w:right w:val="none" w:sz="0" w:space="0" w:color="auto"/>
          </w:divBdr>
        </w:div>
        <w:div w:id="988021858">
          <w:marLeft w:val="480"/>
          <w:marRight w:val="0"/>
          <w:marTop w:val="0"/>
          <w:marBottom w:val="0"/>
          <w:divBdr>
            <w:top w:val="none" w:sz="0" w:space="0" w:color="auto"/>
            <w:left w:val="none" w:sz="0" w:space="0" w:color="auto"/>
            <w:bottom w:val="none" w:sz="0" w:space="0" w:color="auto"/>
            <w:right w:val="none" w:sz="0" w:space="0" w:color="auto"/>
          </w:divBdr>
        </w:div>
        <w:div w:id="1836991278">
          <w:marLeft w:val="480"/>
          <w:marRight w:val="0"/>
          <w:marTop w:val="0"/>
          <w:marBottom w:val="0"/>
          <w:divBdr>
            <w:top w:val="none" w:sz="0" w:space="0" w:color="auto"/>
            <w:left w:val="none" w:sz="0" w:space="0" w:color="auto"/>
            <w:bottom w:val="none" w:sz="0" w:space="0" w:color="auto"/>
            <w:right w:val="none" w:sz="0" w:space="0" w:color="auto"/>
          </w:divBdr>
        </w:div>
        <w:div w:id="1712802963">
          <w:marLeft w:val="480"/>
          <w:marRight w:val="0"/>
          <w:marTop w:val="0"/>
          <w:marBottom w:val="0"/>
          <w:divBdr>
            <w:top w:val="none" w:sz="0" w:space="0" w:color="auto"/>
            <w:left w:val="none" w:sz="0" w:space="0" w:color="auto"/>
            <w:bottom w:val="none" w:sz="0" w:space="0" w:color="auto"/>
            <w:right w:val="none" w:sz="0" w:space="0" w:color="auto"/>
          </w:divBdr>
        </w:div>
      </w:divsChild>
    </w:div>
    <w:div w:id="363528304">
      <w:bodyDiv w:val="1"/>
      <w:marLeft w:val="0"/>
      <w:marRight w:val="0"/>
      <w:marTop w:val="0"/>
      <w:marBottom w:val="0"/>
      <w:divBdr>
        <w:top w:val="none" w:sz="0" w:space="0" w:color="auto"/>
        <w:left w:val="none" w:sz="0" w:space="0" w:color="auto"/>
        <w:bottom w:val="none" w:sz="0" w:space="0" w:color="auto"/>
        <w:right w:val="none" w:sz="0" w:space="0" w:color="auto"/>
      </w:divBdr>
    </w:div>
    <w:div w:id="385305018">
      <w:bodyDiv w:val="1"/>
      <w:marLeft w:val="0"/>
      <w:marRight w:val="0"/>
      <w:marTop w:val="0"/>
      <w:marBottom w:val="0"/>
      <w:divBdr>
        <w:top w:val="none" w:sz="0" w:space="0" w:color="auto"/>
        <w:left w:val="none" w:sz="0" w:space="0" w:color="auto"/>
        <w:bottom w:val="none" w:sz="0" w:space="0" w:color="auto"/>
        <w:right w:val="none" w:sz="0" w:space="0" w:color="auto"/>
      </w:divBdr>
      <w:divsChild>
        <w:div w:id="169638522">
          <w:marLeft w:val="480"/>
          <w:marRight w:val="0"/>
          <w:marTop w:val="0"/>
          <w:marBottom w:val="0"/>
          <w:divBdr>
            <w:top w:val="none" w:sz="0" w:space="0" w:color="auto"/>
            <w:left w:val="none" w:sz="0" w:space="0" w:color="auto"/>
            <w:bottom w:val="none" w:sz="0" w:space="0" w:color="auto"/>
            <w:right w:val="none" w:sz="0" w:space="0" w:color="auto"/>
          </w:divBdr>
        </w:div>
        <w:div w:id="234899254">
          <w:marLeft w:val="480"/>
          <w:marRight w:val="0"/>
          <w:marTop w:val="0"/>
          <w:marBottom w:val="0"/>
          <w:divBdr>
            <w:top w:val="none" w:sz="0" w:space="0" w:color="auto"/>
            <w:left w:val="none" w:sz="0" w:space="0" w:color="auto"/>
            <w:bottom w:val="none" w:sz="0" w:space="0" w:color="auto"/>
            <w:right w:val="none" w:sz="0" w:space="0" w:color="auto"/>
          </w:divBdr>
        </w:div>
        <w:div w:id="923951709">
          <w:marLeft w:val="480"/>
          <w:marRight w:val="0"/>
          <w:marTop w:val="0"/>
          <w:marBottom w:val="0"/>
          <w:divBdr>
            <w:top w:val="none" w:sz="0" w:space="0" w:color="auto"/>
            <w:left w:val="none" w:sz="0" w:space="0" w:color="auto"/>
            <w:bottom w:val="none" w:sz="0" w:space="0" w:color="auto"/>
            <w:right w:val="none" w:sz="0" w:space="0" w:color="auto"/>
          </w:divBdr>
        </w:div>
        <w:div w:id="1312712883">
          <w:marLeft w:val="480"/>
          <w:marRight w:val="0"/>
          <w:marTop w:val="0"/>
          <w:marBottom w:val="0"/>
          <w:divBdr>
            <w:top w:val="none" w:sz="0" w:space="0" w:color="auto"/>
            <w:left w:val="none" w:sz="0" w:space="0" w:color="auto"/>
            <w:bottom w:val="none" w:sz="0" w:space="0" w:color="auto"/>
            <w:right w:val="none" w:sz="0" w:space="0" w:color="auto"/>
          </w:divBdr>
        </w:div>
        <w:div w:id="1948267890">
          <w:marLeft w:val="480"/>
          <w:marRight w:val="0"/>
          <w:marTop w:val="0"/>
          <w:marBottom w:val="0"/>
          <w:divBdr>
            <w:top w:val="none" w:sz="0" w:space="0" w:color="auto"/>
            <w:left w:val="none" w:sz="0" w:space="0" w:color="auto"/>
            <w:bottom w:val="none" w:sz="0" w:space="0" w:color="auto"/>
            <w:right w:val="none" w:sz="0" w:space="0" w:color="auto"/>
          </w:divBdr>
        </w:div>
        <w:div w:id="1168709295">
          <w:marLeft w:val="480"/>
          <w:marRight w:val="0"/>
          <w:marTop w:val="0"/>
          <w:marBottom w:val="0"/>
          <w:divBdr>
            <w:top w:val="none" w:sz="0" w:space="0" w:color="auto"/>
            <w:left w:val="none" w:sz="0" w:space="0" w:color="auto"/>
            <w:bottom w:val="none" w:sz="0" w:space="0" w:color="auto"/>
            <w:right w:val="none" w:sz="0" w:space="0" w:color="auto"/>
          </w:divBdr>
        </w:div>
        <w:div w:id="1821770010">
          <w:marLeft w:val="480"/>
          <w:marRight w:val="0"/>
          <w:marTop w:val="0"/>
          <w:marBottom w:val="0"/>
          <w:divBdr>
            <w:top w:val="none" w:sz="0" w:space="0" w:color="auto"/>
            <w:left w:val="none" w:sz="0" w:space="0" w:color="auto"/>
            <w:bottom w:val="none" w:sz="0" w:space="0" w:color="auto"/>
            <w:right w:val="none" w:sz="0" w:space="0" w:color="auto"/>
          </w:divBdr>
        </w:div>
        <w:div w:id="2048097380">
          <w:marLeft w:val="480"/>
          <w:marRight w:val="0"/>
          <w:marTop w:val="0"/>
          <w:marBottom w:val="0"/>
          <w:divBdr>
            <w:top w:val="none" w:sz="0" w:space="0" w:color="auto"/>
            <w:left w:val="none" w:sz="0" w:space="0" w:color="auto"/>
            <w:bottom w:val="none" w:sz="0" w:space="0" w:color="auto"/>
            <w:right w:val="none" w:sz="0" w:space="0" w:color="auto"/>
          </w:divBdr>
        </w:div>
        <w:div w:id="634411591">
          <w:marLeft w:val="480"/>
          <w:marRight w:val="0"/>
          <w:marTop w:val="0"/>
          <w:marBottom w:val="0"/>
          <w:divBdr>
            <w:top w:val="none" w:sz="0" w:space="0" w:color="auto"/>
            <w:left w:val="none" w:sz="0" w:space="0" w:color="auto"/>
            <w:bottom w:val="none" w:sz="0" w:space="0" w:color="auto"/>
            <w:right w:val="none" w:sz="0" w:space="0" w:color="auto"/>
          </w:divBdr>
        </w:div>
        <w:div w:id="1402293160">
          <w:marLeft w:val="480"/>
          <w:marRight w:val="0"/>
          <w:marTop w:val="0"/>
          <w:marBottom w:val="0"/>
          <w:divBdr>
            <w:top w:val="none" w:sz="0" w:space="0" w:color="auto"/>
            <w:left w:val="none" w:sz="0" w:space="0" w:color="auto"/>
            <w:bottom w:val="none" w:sz="0" w:space="0" w:color="auto"/>
            <w:right w:val="none" w:sz="0" w:space="0" w:color="auto"/>
          </w:divBdr>
        </w:div>
        <w:div w:id="2002585070">
          <w:marLeft w:val="480"/>
          <w:marRight w:val="0"/>
          <w:marTop w:val="0"/>
          <w:marBottom w:val="0"/>
          <w:divBdr>
            <w:top w:val="none" w:sz="0" w:space="0" w:color="auto"/>
            <w:left w:val="none" w:sz="0" w:space="0" w:color="auto"/>
            <w:bottom w:val="none" w:sz="0" w:space="0" w:color="auto"/>
            <w:right w:val="none" w:sz="0" w:space="0" w:color="auto"/>
          </w:divBdr>
        </w:div>
        <w:div w:id="1614630378">
          <w:marLeft w:val="480"/>
          <w:marRight w:val="0"/>
          <w:marTop w:val="0"/>
          <w:marBottom w:val="0"/>
          <w:divBdr>
            <w:top w:val="none" w:sz="0" w:space="0" w:color="auto"/>
            <w:left w:val="none" w:sz="0" w:space="0" w:color="auto"/>
            <w:bottom w:val="none" w:sz="0" w:space="0" w:color="auto"/>
            <w:right w:val="none" w:sz="0" w:space="0" w:color="auto"/>
          </w:divBdr>
        </w:div>
      </w:divsChild>
    </w:div>
    <w:div w:id="387460166">
      <w:bodyDiv w:val="1"/>
      <w:marLeft w:val="0"/>
      <w:marRight w:val="0"/>
      <w:marTop w:val="0"/>
      <w:marBottom w:val="0"/>
      <w:divBdr>
        <w:top w:val="none" w:sz="0" w:space="0" w:color="auto"/>
        <w:left w:val="none" w:sz="0" w:space="0" w:color="auto"/>
        <w:bottom w:val="none" w:sz="0" w:space="0" w:color="auto"/>
        <w:right w:val="none" w:sz="0" w:space="0" w:color="auto"/>
      </w:divBdr>
      <w:divsChild>
        <w:div w:id="974139110">
          <w:marLeft w:val="480"/>
          <w:marRight w:val="0"/>
          <w:marTop w:val="0"/>
          <w:marBottom w:val="0"/>
          <w:divBdr>
            <w:top w:val="none" w:sz="0" w:space="0" w:color="auto"/>
            <w:left w:val="none" w:sz="0" w:space="0" w:color="auto"/>
            <w:bottom w:val="none" w:sz="0" w:space="0" w:color="auto"/>
            <w:right w:val="none" w:sz="0" w:space="0" w:color="auto"/>
          </w:divBdr>
        </w:div>
        <w:div w:id="889000706">
          <w:marLeft w:val="480"/>
          <w:marRight w:val="0"/>
          <w:marTop w:val="0"/>
          <w:marBottom w:val="0"/>
          <w:divBdr>
            <w:top w:val="none" w:sz="0" w:space="0" w:color="auto"/>
            <w:left w:val="none" w:sz="0" w:space="0" w:color="auto"/>
            <w:bottom w:val="none" w:sz="0" w:space="0" w:color="auto"/>
            <w:right w:val="none" w:sz="0" w:space="0" w:color="auto"/>
          </w:divBdr>
        </w:div>
        <w:div w:id="1904100184">
          <w:marLeft w:val="480"/>
          <w:marRight w:val="0"/>
          <w:marTop w:val="0"/>
          <w:marBottom w:val="0"/>
          <w:divBdr>
            <w:top w:val="none" w:sz="0" w:space="0" w:color="auto"/>
            <w:left w:val="none" w:sz="0" w:space="0" w:color="auto"/>
            <w:bottom w:val="none" w:sz="0" w:space="0" w:color="auto"/>
            <w:right w:val="none" w:sz="0" w:space="0" w:color="auto"/>
          </w:divBdr>
        </w:div>
        <w:div w:id="1407846667">
          <w:marLeft w:val="480"/>
          <w:marRight w:val="0"/>
          <w:marTop w:val="0"/>
          <w:marBottom w:val="0"/>
          <w:divBdr>
            <w:top w:val="none" w:sz="0" w:space="0" w:color="auto"/>
            <w:left w:val="none" w:sz="0" w:space="0" w:color="auto"/>
            <w:bottom w:val="none" w:sz="0" w:space="0" w:color="auto"/>
            <w:right w:val="none" w:sz="0" w:space="0" w:color="auto"/>
          </w:divBdr>
        </w:div>
        <w:div w:id="96491690">
          <w:marLeft w:val="480"/>
          <w:marRight w:val="0"/>
          <w:marTop w:val="0"/>
          <w:marBottom w:val="0"/>
          <w:divBdr>
            <w:top w:val="none" w:sz="0" w:space="0" w:color="auto"/>
            <w:left w:val="none" w:sz="0" w:space="0" w:color="auto"/>
            <w:bottom w:val="none" w:sz="0" w:space="0" w:color="auto"/>
            <w:right w:val="none" w:sz="0" w:space="0" w:color="auto"/>
          </w:divBdr>
        </w:div>
        <w:div w:id="104349325">
          <w:marLeft w:val="480"/>
          <w:marRight w:val="0"/>
          <w:marTop w:val="0"/>
          <w:marBottom w:val="0"/>
          <w:divBdr>
            <w:top w:val="none" w:sz="0" w:space="0" w:color="auto"/>
            <w:left w:val="none" w:sz="0" w:space="0" w:color="auto"/>
            <w:bottom w:val="none" w:sz="0" w:space="0" w:color="auto"/>
            <w:right w:val="none" w:sz="0" w:space="0" w:color="auto"/>
          </w:divBdr>
        </w:div>
        <w:div w:id="1538852494">
          <w:marLeft w:val="480"/>
          <w:marRight w:val="0"/>
          <w:marTop w:val="0"/>
          <w:marBottom w:val="0"/>
          <w:divBdr>
            <w:top w:val="none" w:sz="0" w:space="0" w:color="auto"/>
            <w:left w:val="none" w:sz="0" w:space="0" w:color="auto"/>
            <w:bottom w:val="none" w:sz="0" w:space="0" w:color="auto"/>
            <w:right w:val="none" w:sz="0" w:space="0" w:color="auto"/>
          </w:divBdr>
        </w:div>
        <w:div w:id="1528981763">
          <w:marLeft w:val="480"/>
          <w:marRight w:val="0"/>
          <w:marTop w:val="0"/>
          <w:marBottom w:val="0"/>
          <w:divBdr>
            <w:top w:val="none" w:sz="0" w:space="0" w:color="auto"/>
            <w:left w:val="none" w:sz="0" w:space="0" w:color="auto"/>
            <w:bottom w:val="none" w:sz="0" w:space="0" w:color="auto"/>
            <w:right w:val="none" w:sz="0" w:space="0" w:color="auto"/>
          </w:divBdr>
        </w:div>
        <w:div w:id="1676109345">
          <w:marLeft w:val="480"/>
          <w:marRight w:val="0"/>
          <w:marTop w:val="0"/>
          <w:marBottom w:val="0"/>
          <w:divBdr>
            <w:top w:val="none" w:sz="0" w:space="0" w:color="auto"/>
            <w:left w:val="none" w:sz="0" w:space="0" w:color="auto"/>
            <w:bottom w:val="none" w:sz="0" w:space="0" w:color="auto"/>
            <w:right w:val="none" w:sz="0" w:space="0" w:color="auto"/>
          </w:divBdr>
        </w:div>
        <w:div w:id="2076663889">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691414907">
          <w:marLeft w:val="480"/>
          <w:marRight w:val="0"/>
          <w:marTop w:val="0"/>
          <w:marBottom w:val="0"/>
          <w:divBdr>
            <w:top w:val="none" w:sz="0" w:space="0" w:color="auto"/>
            <w:left w:val="none" w:sz="0" w:space="0" w:color="auto"/>
            <w:bottom w:val="none" w:sz="0" w:space="0" w:color="auto"/>
            <w:right w:val="none" w:sz="0" w:space="0" w:color="auto"/>
          </w:divBdr>
        </w:div>
        <w:div w:id="691607813">
          <w:marLeft w:val="480"/>
          <w:marRight w:val="0"/>
          <w:marTop w:val="0"/>
          <w:marBottom w:val="0"/>
          <w:divBdr>
            <w:top w:val="none" w:sz="0" w:space="0" w:color="auto"/>
            <w:left w:val="none" w:sz="0" w:space="0" w:color="auto"/>
            <w:bottom w:val="none" w:sz="0" w:space="0" w:color="auto"/>
            <w:right w:val="none" w:sz="0" w:space="0" w:color="auto"/>
          </w:divBdr>
        </w:div>
        <w:div w:id="1012610603">
          <w:marLeft w:val="480"/>
          <w:marRight w:val="0"/>
          <w:marTop w:val="0"/>
          <w:marBottom w:val="0"/>
          <w:divBdr>
            <w:top w:val="none" w:sz="0" w:space="0" w:color="auto"/>
            <w:left w:val="none" w:sz="0" w:space="0" w:color="auto"/>
            <w:bottom w:val="none" w:sz="0" w:space="0" w:color="auto"/>
            <w:right w:val="none" w:sz="0" w:space="0" w:color="auto"/>
          </w:divBdr>
        </w:div>
      </w:divsChild>
    </w:div>
    <w:div w:id="400449101">
      <w:bodyDiv w:val="1"/>
      <w:marLeft w:val="0"/>
      <w:marRight w:val="0"/>
      <w:marTop w:val="0"/>
      <w:marBottom w:val="0"/>
      <w:divBdr>
        <w:top w:val="none" w:sz="0" w:space="0" w:color="auto"/>
        <w:left w:val="none" w:sz="0" w:space="0" w:color="auto"/>
        <w:bottom w:val="none" w:sz="0" w:space="0" w:color="auto"/>
        <w:right w:val="none" w:sz="0" w:space="0" w:color="auto"/>
      </w:divBdr>
      <w:divsChild>
        <w:div w:id="1856646696">
          <w:marLeft w:val="480"/>
          <w:marRight w:val="0"/>
          <w:marTop w:val="0"/>
          <w:marBottom w:val="0"/>
          <w:divBdr>
            <w:top w:val="none" w:sz="0" w:space="0" w:color="auto"/>
            <w:left w:val="none" w:sz="0" w:space="0" w:color="auto"/>
            <w:bottom w:val="none" w:sz="0" w:space="0" w:color="auto"/>
            <w:right w:val="none" w:sz="0" w:space="0" w:color="auto"/>
          </w:divBdr>
        </w:div>
        <w:div w:id="1254626319">
          <w:marLeft w:val="480"/>
          <w:marRight w:val="0"/>
          <w:marTop w:val="0"/>
          <w:marBottom w:val="0"/>
          <w:divBdr>
            <w:top w:val="none" w:sz="0" w:space="0" w:color="auto"/>
            <w:left w:val="none" w:sz="0" w:space="0" w:color="auto"/>
            <w:bottom w:val="none" w:sz="0" w:space="0" w:color="auto"/>
            <w:right w:val="none" w:sz="0" w:space="0" w:color="auto"/>
          </w:divBdr>
        </w:div>
        <w:div w:id="547030623">
          <w:marLeft w:val="480"/>
          <w:marRight w:val="0"/>
          <w:marTop w:val="0"/>
          <w:marBottom w:val="0"/>
          <w:divBdr>
            <w:top w:val="none" w:sz="0" w:space="0" w:color="auto"/>
            <w:left w:val="none" w:sz="0" w:space="0" w:color="auto"/>
            <w:bottom w:val="none" w:sz="0" w:space="0" w:color="auto"/>
            <w:right w:val="none" w:sz="0" w:space="0" w:color="auto"/>
          </w:divBdr>
        </w:div>
        <w:div w:id="1632318956">
          <w:marLeft w:val="480"/>
          <w:marRight w:val="0"/>
          <w:marTop w:val="0"/>
          <w:marBottom w:val="0"/>
          <w:divBdr>
            <w:top w:val="none" w:sz="0" w:space="0" w:color="auto"/>
            <w:left w:val="none" w:sz="0" w:space="0" w:color="auto"/>
            <w:bottom w:val="none" w:sz="0" w:space="0" w:color="auto"/>
            <w:right w:val="none" w:sz="0" w:space="0" w:color="auto"/>
          </w:divBdr>
        </w:div>
        <w:div w:id="1163281991">
          <w:marLeft w:val="480"/>
          <w:marRight w:val="0"/>
          <w:marTop w:val="0"/>
          <w:marBottom w:val="0"/>
          <w:divBdr>
            <w:top w:val="none" w:sz="0" w:space="0" w:color="auto"/>
            <w:left w:val="none" w:sz="0" w:space="0" w:color="auto"/>
            <w:bottom w:val="none" w:sz="0" w:space="0" w:color="auto"/>
            <w:right w:val="none" w:sz="0" w:space="0" w:color="auto"/>
          </w:divBdr>
        </w:div>
        <w:div w:id="604920049">
          <w:marLeft w:val="480"/>
          <w:marRight w:val="0"/>
          <w:marTop w:val="0"/>
          <w:marBottom w:val="0"/>
          <w:divBdr>
            <w:top w:val="none" w:sz="0" w:space="0" w:color="auto"/>
            <w:left w:val="none" w:sz="0" w:space="0" w:color="auto"/>
            <w:bottom w:val="none" w:sz="0" w:space="0" w:color="auto"/>
            <w:right w:val="none" w:sz="0" w:space="0" w:color="auto"/>
          </w:divBdr>
        </w:div>
        <w:div w:id="1854568032">
          <w:marLeft w:val="480"/>
          <w:marRight w:val="0"/>
          <w:marTop w:val="0"/>
          <w:marBottom w:val="0"/>
          <w:divBdr>
            <w:top w:val="none" w:sz="0" w:space="0" w:color="auto"/>
            <w:left w:val="none" w:sz="0" w:space="0" w:color="auto"/>
            <w:bottom w:val="none" w:sz="0" w:space="0" w:color="auto"/>
            <w:right w:val="none" w:sz="0" w:space="0" w:color="auto"/>
          </w:divBdr>
        </w:div>
        <w:div w:id="353699738">
          <w:marLeft w:val="480"/>
          <w:marRight w:val="0"/>
          <w:marTop w:val="0"/>
          <w:marBottom w:val="0"/>
          <w:divBdr>
            <w:top w:val="none" w:sz="0" w:space="0" w:color="auto"/>
            <w:left w:val="none" w:sz="0" w:space="0" w:color="auto"/>
            <w:bottom w:val="none" w:sz="0" w:space="0" w:color="auto"/>
            <w:right w:val="none" w:sz="0" w:space="0" w:color="auto"/>
          </w:divBdr>
        </w:div>
        <w:div w:id="957757447">
          <w:marLeft w:val="480"/>
          <w:marRight w:val="0"/>
          <w:marTop w:val="0"/>
          <w:marBottom w:val="0"/>
          <w:divBdr>
            <w:top w:val="none" w:sz="0" w:space="0" w:color="auto"/>
            <w:left w:val="none" w:sz="0" w:space="0" w:color="auto"/>
            <w:bottom w:val="none" w:sz="0" w:space="0" w:color="auto"/>
            <w:right w:val="none" w:sz="0" w:space="0" w:color="auto"/>
          </w:divBdr>
        </w:div>
        <w:div w:id="1883596580">
          <w:marLeft w:val="480"/>
          <w:marRight w:val="0"/>
          <w:marTop w:val="0"/>
          <w:marBottom w:val="0"/>
          <w:divBdr>
            <w:top w:val="none" w:sz="0" w:space="0" w:color="auto"/>
            <w:left w:val="none" w:sz="0" w:space="0" w:color="auto"/>
            <w:bottom w:val="none" w:sz="0" w:space="0" w:color="auto"/>
            <w:right w:val="none" w:sz="0" w:space="0" w:color="auto"/>
          </w:divBdr>
        </w:div>
        <w:div w:id="951474884">
          <w:marLeft w:val="480"/>
          <w:marRight w:val="0"/>
          <w:marTop w:val="0"/>
          <w:marBottom w:val="0"/>
          <w:divBdr>
            <w:top w:val="none" w:sz="0" w:space="0" w:color="auto"/>
            <w:left w:val="none" w:sz="0" w:space="0" w:color="auto"/>
            <w:bottom w:val="none" w:sz="0" w:space="0" w:color="auto"/>
            <w:right w:val="none" w:sz="0" w:space="0" w:color="auto"/>
          </w:divBdr>
        </w:div>
        <w:div w:id="127671308">
          <w:marLeft w:val="480"/>
          <w:marRight w:val="0"/>
          <w:marTop w:val="0"/>
          <w:marBottom w:val="0"/>
          <w:divBdr>
            <w:top w:val="none" w:sz="0" w:space="0" w:color="auto"/>
            <w:left w:val="none" w:sz="0" w:space="0" w:color="auto"/>
            <w:bottom w:val="none" w:sz="0" w:space="0" w:color="auto"/>
            <w:right w:val="none" w:sz="0" w:space="0" w:color="auto"/>
          </w:divBdr>
        </w:div>
        <w:div w:id="1632639111">
          <w:marLeft w:val="480"/>
          <w:marRight w:val="0"/>
          <w:marTop w:val="0"/>
          <w:marBottom w:val="0"/>
          <w:divBdr>
            <w:top w:val="none" w:sz="0" w:space="0" w:color="auto"/>
            <w:left w:val="none" w:sz="0" w:space="0" w:color="auto"/>
            <w:bottom w:val="none" w:sz="0" w:space="0" w:color="auto"/>
            <w:right w:val="none" w:sz="0" w:space="0" w:color="auto"/>
          </w:divBdr>
        </w:div>
        <w:div w:id="1404378592">
          <w:marLeft w:val="480"/>
          <w:marRight w:val="0"/>
          <w:marTop w:val="0"/>
          <w:marBottom w:val="0"/>
          <w:divBdr>
            <w:top w:val="none" w:sz="0" w:space="0" w:color="auto"/>
            <w:left w:val="none" w:sz="0" w:space="0" w:color="auto"/>
            <w:bottom w:val="none" w:sz="0" w:space="0" w:color="auto"/>
            <w:right w:val="none" w:sz="0" w:space="0" w:color="auto"/>
          </w:divBdr>
        </w:div>
        <w:div w:id="400176353">
          <w:marLeft w:val="480"/>
          <w:marRight w:val="0"/>
          <w:marTop w:val="0"/>
          <w:marBottom w:val="0"/>
          <w:divBdr>
            <w:top w:val="none" w:sz="0" w:space="0" w:color="auto"/>
            <w:left w:val="none" w:sz="0" w:space="0" w:color="auto"/>
            <w:bottom w:val="none" w:sz="0" w:space="0" w:color="auto"/>
            <w:right w:val="none" w:sz="0" w:space="0" w:color="auto"/>
          </w:divBdr>
        </w:div>
        <w:div w:id="1081945222">
          <w:marLeft w:val="480"/>
          <w:marRight w:val="0"/>
          <w:marTop w:val="0"/>
          <w:marBottom w:val="0"/>
          <w:divBdr>
            <w:top w:val="none" w:sz="0" w:space="0" w:color="auto"/>
            <w:left w:val="none" w:sz="0" w:space="0" w:color="auto"/>
            <w:bottom w:val="none" w:sz="0" w:space="0" w:color="auto"/>
            <w:right w:val="none" w:sz="0" w:space="0" w:color="auto"/>
          </w:divBdr>
        </w:div>
        <w:div w:id="1169638031">
          <w:marLeft w:val="480"/>
          <w:marRight w:val="0"/>
          <w:marTop w:val="0"/>
          <w:marBottom w:val="0"/>
          <w:divBdr>
            <w:top w:val="none" w:sz="0" w:space="0" w:color="auto"/>
            <w:left w:val="none" w:sz="0" w:space="0" w:color="auto"/>
            <w:bottom w:val="none" w:sz="0" w:space="0" w:color="auto"/>
            <w:right w:val="none" w:sz="0" w:space="0" w:color="auto"/>
          </w:divBdr>
        </w:div>
        <w:div w:id="1187520758">
          <w:marLeft w:val="480"/>
          <w:marRight w:val="0"/>
          <w:marTop w:val="0"/>
          <w:marBottom w:val="0"/>
          <w:divBdr>
            <w:top w:val="none" w:sz="0" w:space="0" w:color="auto"/>
            <w:left w:val="none" w:sz="0" w:space="0" w:color="auto"/>
            <w:bottom w:val="none" w:sz="0" w:space="0" w:color="auto"/>
            <w:right w:val="none" w:sz="0" w:space="0" w:color="auto"/>
          </w:divBdr>
        </w:div>
        <w:div w:id="560096814">
          <w:marLeft w:val="480"/>
          <w:marRight w:val="0"/>
          <w:marTop w:val="0"/>
          <w:marBottom w:val="0"/>
          <w:divBdr>
            <w:top w:val="none" w:sz="0" w:space="0" w:color="auto"/>
            <w:left w:val="none" w:sz="0" w:space="0" w:color="auto"/>
            <w:bottom w:val="none" w:sz="0" w:space="0" w:color="auto"/>
            <w:right w:val="none" w:sz="0" w:space="0" w:color="auto"/>
          </w:divBdr>
        </w:div>
        <w:div w:id="750085058">
          <w:marLeft w:val="480"/>
          <w:marRight w:val="0"/>
          <w:marTop w:val="0"/>
          <w:marBottom w:val="0"/>
          <w:divBdr>
            <w:top w:val="none" w:sz="0" w:space="0" w:color="auto"/>
            <w:left w:val="none" w:sz="0" w:space="0" w:color="auto"/>
            <w:bottom w:val="none" w:sz="0" w:space="0" w:color="auto"/>
            <w:right w:val="none" w:sz="0" w:space="0" w:color="auto"/>
          </w:divBdr>
        </w:div>
        <w:div w:id="1700356751">
          <w:marLeft w:val="480"/>
          <w:marRight w:val="0"/>
          <w:marTop w:val="0"/>
          <w:marBottom w:val="0"/>
          <w:divBdr>
            <w:top w:val="none" w:sz="0" w:space="0" w:color="auto"/>
            <w:left w:val="none" w:sz="0" w:space="0" w:color="auto"/>
            <w:bottom w:val="none" w:sz="0" w:space="0" w:color="auto"/>
            <w:right w:val="none" w:sz="0" w:space="0" w:color="auto"/>
          </w:divBdr>
        </w:div>
        <w:div w:id="213466609">
          <w:marLeft w:val="480"/>
          <w:marRight w:val="0"/>
          <w:marTop w:val="0"/>
          <w:marBottom w:val="0"/>
          <w:divBdr>
            <w:top w:val="none" w:sz="0" w:space="0" w:color="auto"/>
            <w:left w:val="none" w:sz="0" w:space="0" w:color="auto"/>
            <w:bottom w:val="none" w:sz="0" w:space="0" w:color="auto"/>
            <w:right w:val="none" w:sz="0" w:space="0" w:color="auto"/>
          </w:divBdr>
        </w:div>
      </w:divsChild>
    </w:div>
    <w:div w:id="402485923">
      <w:bodyDiv w:val="1"/>
      <w:marLeft w:val="0"/>
      <w:marRight w:val="0"/>
      <w:marTop w:val="0"/>
      <w:marBottom w:val="0"/>
      <w:divBdr>
        <w:top w:val="none" w:sz="0" w:space="0" w:color="auto"/>
        <w:left w:val="none" w:sz="0" w:space="0" w:color="auto"/>
        <w:bottom w:val="none" w:sz="0" w:space="0" w:color="auto"/>
        <w:right w:val="none" w:sz="0" w:space="0" w:color="auto"/>
      </w:divBdr>
    </w:div>
    <w:div w:id="437338505">
      <w:bodyDiv w:val="1"/>
      <w:marLeft w:val="0"/>
      <w:marRight w:val="0"/>
      <w:marTop w:val="0"/>
      <w:marBottom w:val="0"/>
      <w:divBdr>
        <w:top w:val="none" w:sz="0" w:space="0" w:color="auto"/>
        <w:left w:val="none" w:sz="0" w:space="0" w:color="auto"/>
        <w:bottom w:val="none" w:sz="0" w:space="0" w:color="auto"/>
        <w:right w:val="none" w:sz="0" w:space="0" w:color="auto"/>
      </w:divBdr>
      <w:divsChild>
        <w:div w:id="1075006004">
          <w:marLeft w:val="480"/>
          <w:marRight w:val="0"/>
          <w:marTop w:val="0"/>
          <w:marBottom w:val="0"/>
          <w:divBdr>
            <w:top w:val="none" w:sz="0" w:space="0" w:color="auto"/>
            <w:left w:val="none" w:sz="0" w:space="0" w:color="auto"/>
            <w:bottom w:val="none" w:sz="0" w:space="0" w:color="auto"/>
            <w:right w:val="none" w:sz="0" w:space="0" w:color="auto"/>
          </w:divBdr>
        </w:div>
        <w:div w:id="313027645">
          <w:marLeft w:val="480"/>
          <w:marRight w:val="0"/>
          <w:marTop w:val="0"/>
          <w:marBottom w:val="0"/>
          <w:divBdr>
            <w:top w:val="none" w:sz="0" w:space="0" w:color="auto"/>
            <w:left w:val="none" w:sz="0" w:space="0" w:color="auto"/>
            <w:bottom w:val="none" w:sz="0" w:space="0" w:color="auto"/>
            <w:right w:val="none" w:sz="0" w:space="0" w:color="auto"/>
          </w:divBdr>
        </w:div>
        <w:div w:id="2039967996">
          <w:marLeft w:val="480"/>
          <w:marRight w:val="0"/>
          <w:marTop w:val="0"/>
          <w:marBottom w:val="0"/>
          <w:divBdr>
            <w:top w:val="none" w:sz="0" w:space="0" w:color="auto"/>
            <w:left w:val="none" w:sz="0" w:space="0" w:color="auto"/>
            <w:bottom w:val="none" w:sz="0" w:space="0" w:color="auto"/>
            <w:right w:val="none" w:sz="0" w:space="0" w:color="auto"/>
          </w:divBdr>
        </w:div>
        <w:div w:id="1285232429">
          <w:marLeft w:val="480"/>
          <w:marRight w:val="0"/>
          <w:marTop w:val="0"/>
          <w:marBottom w:val="0"/>
          <w:divBdr>
            <w:top w:val="none" w:sz="0" w:space="0" w:color="auto"/>
            <w:left w:val="none" w:sz="0" w:space="0" w:color="auto"/>
            <w:bottom w:val="none" w:sz="0" w:space="0" w:color="auto"/>
            <w:right w:val="none" w:sz="0" w:space="0" w:color="auto"/>
          </w:divBdr>
        </w:div>
        <w:div w:id="538323722">
          <w:marLeft w:val="480"/>
          <w:marRight w:val="0"/>
          <w:marTop w:val="0"/>
          <w:marBottom w:val="0"/>
          <w:divBdr>
            <w:top w:val="none" w:sz="0" w:space="0" w:color="auto"/>
            <w:left w:val="none" w:sz="0" w:space="0" w:color="auto"/>
            <w:bottom w:val="none" w:sz="0" w:space="0" w:color="auto"/>
            <w:right w:val="none" w:sz="0" w:space="0" w:color="auto"/>
          </w:divBdr>
        </w:div>
        <w:div w:id="330959871">
          <w:marLeft w:val="480"/>
          <w:marRight w:val="0"/>
          <w:marTop w:val="0"/>
          <w:marBottom w:val="0"/>
          <w:divBdr>
            <w:top w:val="none" w:sz="0" w:space="0" w:color="auto"/>
            <w:left w:val="none" w:sz="0" w:space="0" w:color="auto"/>
            <w:bottom w:val="none" w:sz="0" w:space="0" w:color="auto"/>
            <w:right w:val="none" w:sz="0" w:space="0" w:color="auto"/>
          </w:divBdr>
        </w:div>
        <w:div w:id="694621905">
          <w:marLeft w:val="480"/>
          <w:marRight w:val="0"/>
          <w:marTop w:val="0"/>
          <w:marBottom w:val="0"/>
          <w:divBdr>
            <w:top w:val="none" w:sz="0" w:space="0" w:color="auto"/>
            <w:left w:val="none" w:sz="0" w:space="0" w:color="auto"/>
            <w:bottom w:val="none" w:sz="0" w:space="0" w:color="auto"/>
            <w:right w:val="none" w:sz="0" w:space="0" w:color="auto"/>
          </w:divBdr>
        </w:div>
        <w:div w:id="961379342">
          <w:marLeft w:val="480"/>
          <w:marRight w:val="0"/>
          <w:marTop w:val="0"/>
          <w:marBottom w:val="0"/>
          <w:divBdr>
            <w:top w:val="none" w:sz="0" w:space="0" w:color="auto"/>
            <w:left w:val="none" w:sz="0" w:space="0" w:color="auto"/>
            <w:bottom w:val="none" w:sz="0" w:space="0" w:color="auto"/>
            <w:right w:val="none" w:sz="0" w:space="0" w:color="auto"/>
          </w:divBdr>
        </w:div>
        <w:div w:id="133107725">
          <w:marLeft w:val="480"/>
          <w:marRight w:val="0"/>
          <w:marTop w:val="0"/>
          <w:marBottom w:val="0"/>
          <w:divBdr>
            <w:top w:val="none" w:sz="0" w:space="0" w:color="auto"/>
            <w:left w:val="none" w:sz="0" w:space="0" w:color="auto"/>
            <w:bottom w:val="none" w:sz="0" w:space="0" w:color="auto"/>
            <w:right w:val="none" w:sz="0" w:space="0" w:color="auto"/>
          </w:divBdr>
        </w:div>
        <w:div w:id="421218576">
          <w:marLeft w:val="480"/>
          <w:marRight w:val="0"/>
          <w:marTop w:val="0"/>
          <w:marBottom w:val="0"/>
          <w:divBdr>
            <w:top w:val="none" w:sz="0" w:space="0" w:color="auto"/>
            <w:left w:val="none" w:sz="0" w:space="0" w:color="auto"/>
            <w:bottom w:val="none" w:sz="0" w:space="0" w:color="auto"/>
            <w:right w:val="none" w:sz="0" w:space="0" w:color="auto"/>
          </w:divBdr>
        </w:div>
        <w:div w:id="896673677">
          <w:marLeft w:val="480"/>
          <w:marRight w:val="0"/>
          <w:marTop w:val="0"/>
          <w:marBottom w:val="0"/>
          <w:divBdr>
            <w:top w:val="none" w:sz="0" w:space="0" w:color="auto"/>
            <w:left w:val="none" w:sz="0" w:space="0" w:color="auto"/>
            <w:bottom w:val="none" w:sz="0" w:space="0" w:color="auto"/>
            <w:right w:val="none" w:sz="0" w:space="0" w:color="auto"/>
          </w:divBdr>
        </w:div>
        <w:div w:id="1702779487">
          <w:marLeft w:val="480"/>
          <w:marRight w:val="0"/>
          <w:marTop w:val="0"/>
          <w:marBottom w:val="0"/>
          <w:divBdr>
            <w:top w:val="none" w:sz="0" w:space="0" w:color="auto"/>
            <w:left w:val="none" w:sz="0" w:space="0" w:color="auto"/>
            <w:bottom w:val="none" w:sz="0" w:space="0" w:color="auto"/>
            <w:right w:val="none" w:sz="0" w:space="0" w:color="auto"/>
          </w:divBdr>
        </w:div>
        <w:div w:id="421336805">
          <w:marLeft w:val="480"/>
          <w:marRight w:val="0"/>
          <w:marTop w:val="0"/>
          <w:marBottom w:val="0"/>
          <w:divBdr>
            <w:top w:val="none" w:sz="0" w:space="0" w:color="auto"/>
            <w:left w:val="none" w:sz="0" w:space="0" w:color="auto"/>
            <w:bottom w:val="none" w:sz="0" w:space="0" w:color="auto"/>
            <w:right w:val="none" w:sz="0" w:space="0" w:color="auto"/>
          </w:divBdr>
        </w:div>
      </w:divsChild>
    </w:div>
    <w:div w:id="448284454">
      <w:bodyDiv w:val="1"/>
      <w:marLeft w:val="0"/>
      <w:marRight w:val="0"/>
      <w:marTop w:val="0"/>
      <w:marBottom w:val="0"/>
      <w:divBdr>
        <w:top w:val="none" w:sz="0" w:space="0" w:color="auto"/>
        <w:left w:val="none" w:sz="0" w:space="0" w:color="auto"/>
        <w:bottom w:val="none" w:sz="0" w:space="0" w:color="auto"/>
        <w:right w:val="none" w:sz="0" w:space="0" w:color="auto"/>
      </w:divBdr>
    </w:div>
    <w:div w:id="455102848">
      <w:bodyDiv w:val="1"/>
      <w:marLeft w:val="0"/>
      <w:marRight w:val="0"/>
      <w:marTop w:val="0"/>
      <w:marBottom w:val="0"/>
      <w:divBdr>
        <w:top w:val="none" w:sz="0" w:space="0" w:color="auto"/>
        <w:left w:val="none" w:sz="0" w:space="0" w:color="auto"/>
        <w:bottom w:val="none" w:sz="0" w:space="0" w:color="auto"/>
        <w:right w:val="none" w:sz="0" w:space="0" w:color="auto"/>
      </w:divBdr>
    </w:div>
    <w:div w:id="480733563">
      <w:bodyDiv w:val="1"/>
      <w:marLeft w:val="0"/>
      <w:marRight w:val="0"/>
      <w:marTop w:val="0"/>
      <w:marBottom w:val="0"/>
      <w:divBdr>
        <w:top w:val="none" w:sz="0" w:space="0" w:color="auto"/>
        <w:left w:val="none" w:sz="0" w:space="0" w:color="auto"/>
        <w:bottom w:val="none" w:sz="0" w:space="0" w:color="auto"/>
        <w:right w:val="none" w:sz="0" w:space="0" w:color="auto"/>
      </w:divBdr>
      <w:divsChild>
        <w:div w:id="319237252">
          <w:marLeft w:val="480"/>
          <w:marRight w:val="0"/>
          <w:marTop w:val="0"/>
          <w:marBottom w:val="0"/>
          <w:divBdr>
            <w:top w:val="none" w:sz="0" w:space="0" w:color="auto"/>
            <w:left w:val="none" w:sz="0" w:space="0" w:color="auto"/>
            <w:bottom w:val="none" w:sz="0" w:space="0" w:color="auto"/>
            <w:right w:val="none" w:sz="0" w:space="0" w:color="auto"/>
          </w:divBdr>
        </w:div>
        <w:div w:id="1652637657">
          <w:marLeft w:val="480"/>
          <w:marRight w:val="0"/>
          <w:marTop w:val="0"/>
          <w:marBottom w:val="0"/>
          <w:divBdr>
            <w:top w:val="none" w:sz="0" w:space="0" w:color="auto"/>
            <w:left w:val="none" w:sz="0" w:space="0" w:color="auto"/>
            <w:bottom w:val="none" w:sz="0" w:space="0" w:color="auto"/>
            <w:right w:val="none" w:sz="0" w:space="0" w:color="auto"/>
          </w:divBdr>
        </w:div>
        <w:div w:id="1063257790">
          <w:marLeft w:val="480"/>
          <w:marRight w:val="0"/>
          <w:marTop w:val="0"/>
          <w:marBottom w:val="0"/>
          <w:divBdr>
            <w:top w:val="none" w:sz="0" w:space="0" w:color="auto"/>
            <w:left w:val="none" w:sz="0" w:space="0" w:color="auto"/>
            <w:bottom w:val="none" w:sz="0" w:space="0" w:color="auto"/>
            <w:right w:val="none" w:sz="0" w:space="0" w:color="auto"/>
          </w:divBdr>
        </w:div>
        <w:div w:id="1861158634">
          <w:marLeft w:val="480"/>
          <w:marRight w:val="0"/>
          <w:marTop w:val="0"/>
          <w:marBottom w:val="0"/>
          <w:divBdr>
            <w:top w:val="none" w:sz="0" w:space="0" w:color="auto"/>
            <w:left w:val="none" w:sz="0" w:space="0" w:color="auto"/>
            <w:bottom w:val="none" w:sz="0" w:space="0" w:color="auto"/>
            <w:right w:val="none" w:sz="0" w:space="0" w:color="auto"/>
          </w:divBdr>
        </w:div>
        <w:div w:id="816073490">
          <w:marLeft w:val="480"/>
          <w:marRight w:val="0"/>
          <w:marTop w:val="0"/>
          <w:marBottom w:val="0"/>
          <w:divBdr>
            <w:top w:val="none" w:sz="0" w:space="0" w:color="auto"/>
            <w:left w:val="none" w:sz="0" w:space="0" w:color="auto"/>
            <w:bottom w:val="none" w:sz="0" w:space="0" w:color="auto"/>
            <w:right w:val="none" w:sz="0" w:space="0" w:color="auto"/>
          </w:divBdr>
        </w:div>
        <w:div w:id="1708674088">
          <w:marLeft w:val="480"/>
          <w:marRight w:val="0"/>
          <w:marTop w:val="0"/>
          <w:marBottom w:val="0"/>
          <w:divBdr>
            <w:top w:val="none" w:sz="0" w:space="0" w:color="auto"/>
            <w:left w:val="none" w:sz="0" w:space="0" w:color="auto"/>
            <w:bottom w:val="none" w:sz="0" w:space="0" w:color="auto"/>
            <w:right w:val="none" w:sz="0" w:space="0" w:color="auto"/>
          </w:divBdr>
        </w:div>
        <w:div w:id="1897541810">
          <w:marLeft w:val="480"/>
          <w:marRight w:val="0"/>
          <w:marTop w:val="0"/>
          <w:marBottom w:val="0"/>
          <w:divBdr>
            <w:top w:val="none" w:sz="0" w:space="0" w:color="auto"/>
            <w:left w:val="none" w:sz="0" w:space="0" w:color="auto"/>
            <w:bottom w:val="none" w:sz="0" w:space="0" w:color="auto"/>
            <w:right w:val="none" w:sz="0" w:space="0" w:color="auto"/>
          </w:divBdr>
        </w:div>
        <w:div w:id="1292634979">
          <w:marLeft w:val="480"/>
          <w:marRight w:val="0"/>
          <w:marTop w:val="0"/>
          <w:marBottom w:val="0"/>
          <w:divBdr>
            <w:top w:val="none" w:sz="0" w:space="0" w:color="auto"/>
            <w:left w:val="none" w:sz="0" w:space="0" w:color="auto"/>
            <w:bottom w:val="none" w:sz="0" w:space="0" w:color="auto"/>
            <w:right w:val="none" w:sz="0" w:space="0" w:color="auto"/>
          </w:divBdr>
        </w:div>
        <w:div w:id="691223456">
          <w:marLeft w:val="480"/>
          <w:marRight w:val="0"/>
          <w:marTop w:val="0"/>
          <w:marBottom w:val="0"/>
          <w:divBdr>
            <w:top w:val="none" w:sz="0" w:space="0" w:color="auto"/>
            <w:left w:val="none" w:sz="0" w:space="0" w:color="auto"/>
            <w:bottom w:val="none" w:sz="0" w:space="0" w:color="auto"/>
            <w:right w:val="none" w:sz="0" w:space="0" w:color="auto"/>
          </w:divBdr>
        </w:div>
        <w:div w:id="1213811238">
          <w:marLeft w:val="480"/>
          <w:marRight w:val="0"/>
          <w:marTop w:val="0"/>
          <w:marBottom w:val="0"/>
          <w:divBdr>
            <w:top w:val="none" w:sz="0" w:space="0" w:color="auto"/>
            <w:left w:val="none" w:sz="0" w:space="0" w:color="auto"/>
            <w:bottom w:val="none" w:sz="0" w:space="0" w:color="auto"/>
            <w:right w:val="none" w:sz="0" w:space="0" w:color="auto"/>
          </w:divBdr>
        </w:div>
        <w:div w:id="1639921627">
          <w:marLeft w:val="480"/>
          <w:marRight w:val="0"/>
          <w:marTop w:val="0"/>
          <w:marBottom w:val="0"/>
          <w:divBdr>
            <w:top w:val="none" w:sz="0" w:space="0" w:color="auto"/>
            <w:left w:val="none" w:sz="0" w:space="0" w:color="auto"/>
            <w:bottom w:val="none" w:sz="0" w:space="0" w:color="auto"/>
            <w:right w:val="none" w:sz="0" w:space="0" w:color="auto"/>
          </w:divBdr>
        </w:div>
        <w:div w:id="1185706032">
          <w:marLeft w:val="480"/>
          <w:marRight w:val="0"/>
          <w:marTop w:val="0"/>
          <w:marBottom w:val="0"/>
          <w:divBdr>
            <w:top w:val="none" w:sz="0" w:space="0" w:color="auto"/>
            <w:left w:val="none" w:sz="0" w:space="0" w:color="auto"/>
            <w:bottom w:val="none" w:sz="0" w:space="0" w:color="auto"/>
            <w:right w:val="none" w:sz="0" w:space="0" w:color="auto"/>
          </w:divBdr>
        </w:div>
        <w:div w:id="522405144">
          <w:marLeft w:val="480"/>
          <w:marRight w:val="0"/>
          <w:marTop w:val="0"/>
          <w:marBottom w:val="0"/>
          <w:divBdr>
            <w:top w:val="none" w:sz="0" w:space="0" w:color="auto"/>
            <w:left w:val="none" w:sz="0" w:space="0" w:color="auto"/>
            <w:bottom w:val="none" w:sz="0" w:space="0" w:color="auto"/>
            <w:right w:val="none" w:sz="0" w:space="0" w:color="auto"/>
          </w:divBdr>
        </w:div>
        <w:div w:id="1710957509">
          <w:marLeft w:val="480"/>
          <w:marRight w:val="0"/>
          <w:marTop w:val="0"/>
          <w:marBottom w:val="0"/>
          <w:divBdr>
            <w:top w:val="none" w:sz="0" w:space="0" w:color="auto"/>
            <w:left w:val="none" w:sz="0" w:space="0" w:color="auto"/>
            <w:bottom w:val="none" w:sz="0" w:space="0" w:color="auto"/>
            <w:right w:val="none" w:sz="0" w:space="0" w:color="auto"/>
          </w:divBdr>
        </w:div>
        <w:div w:id="1737436131">
          <w:marLeft w:val="480"/>
          <w:marRight w:val="0"/>
          <w:marTop w:val="0"/>
          <w:marBottom w:val="0"/>
          <w:divBdr>
            <w:top w:val="none" w:sz="0" w:space="0" w:color="auto"/>
            <w:left w:val="none" w:sz="0" w:space="0" w:color="auto"/>
            <w:bottom w:val="none" w:sz="0" w:space="0" w:color="auto"/>
            <w:right w:val="none" w:sz="0" w:space="0" w:color="auto"/>
          </w:divBdr>
        </w:div>
        <w:div w:id="1770737208">
          <w:marLeft w:val="480"/>
          <w:marRight w:val="0"/>
          <w:marTop w:val="0"/>
          <w:marBottom w:val="0"/>
          <w:divBdr>
            <w:top w:val="none" w:sz="0" w:space="0" w:color="auto"/>
            <w:left w:val="none" w:sz="0" w:space="0" w:color="auto"/>
            <w:bottom w:val="none" w:sz="0" w:space="0" w:color="auto"/>
            <w:right w:val="none" w:sz="0" w:space="0" w:color="auto"/>
          </w:divBdr>
        </w:div>
      </w:divsChild>
    </w:div>
    <w:div w:id="482744896">
      <w:bodyDiv w:val="1"/>
      <w:marLeft w:val="0"/>
      <w:marRight w:val="0"/>
      <w:marTop w:val="0"/>
      <w:marBottom w:val="0"/>
      <w:divBdr>
        <w:top w:val="none" w:sz="0" w:space="0" w:color="auto"/>
        <w:left w:val="none" w:sz="0" w:space="0" w:color="auto"/>
        <w:bottom w:val="none" w:sz="0" w:space="0" w:color="auto"/>
        <w:right w:val="none" w:sz="0" w:space="0" w:color="auto"/>
      </w:divBdr>
      <w:divsChild>
        <w:div w:id="1714771511">
          <w:marLeft w:val="480"/>
          <w:marRight w:val="0"/>
          <w:marTop w:val="0"/>
          <w:marBottom w:val="0"/>
          <w:divBdr>
            <w:top w:val="none" w:sz="0" w:space="0" w:color="auto"/>
            <w:left w:val="none" w:sz="0" w:space="0" w:color="auto"/>
            <w:bottom w:val="none" w:sz="0" w:space="0" w:color="auto"/>
            <w:right w:val="none" w:sz="0" w:space="0" w:color="auto"/>
          </w:divBdr>
        </w:div>
        <w:div w:id="2002081500">
          <w:marLeft w:val="480"/>
          <w:marRight w:val="0"/>
          <w:marTop w:val="0"/>
          <w:marBottom w:val="0"/>
          <w:divBdr>
            <w:top w:val="none" w:sz="0" w:space="0" w:color="auto"/>
            <w:left w:val="none" w:sz="0" w:space="0" w:color="auto"/>
            <w:bottom w:val="none" w:sz="0" w:space="0" w:color="auto"/>
            <w:right w:val="none" w:sz="0" w:space="0" w:color="auto"/>
          </w:divBdr>
        </w:div>
        <w:div w:id="668171890">
          <w:marLeft w:val="480"/>
          <w:marRight w:val="0"/>
          <w:marTop w:val="0"/>
          <w:marBottom w:val="0"/>
          <w:divBdr>
            <w:top w:val="none" w:sz="0" w:space="0" w:color="auto"/>
            <w:left w:val="none" w:sz="0" w:space="0" w:color="auto"/>
            <w:bottom w:val="none" w:sz="0" w:space="0" w:color="auto"/>
            <w:right w:val="none" w:sz="0" w:space="0" w:color="auto"/>
          </w:divBdr>
        </w:div>
        <w:div w:id="1680086777">
          <w:marLeft w:val="480"/>
          <w:marRight w:val="0"/>
          <w:marTop w:val="0"/>
          <w:marBottom w:val="0"/>
          <w:divBdr>
            <w:top w:val="none" w:sz="0" w:space="0" w:color="auto"/>
            <w:left w:val="none" w:sz="0" w:space="0" w:color="auto"/>
            <w:bottom w:val="none" w:sz="0" w:space="0" w:color="auto"/>
            <w:right w:val="none" w:sz="0" w:space="0" w:color="auto"/>
          </w:divBdr>
        </w:div>
        <w:div w:id="183859908">
          <w:marLeft w:val="480"/>
          <w:marRight w:val="0"/>
          <w:marTop w:val="0"/>
          <w:marBottom w:val="0"/>
          <w:divBdr>
            <w:top w:val="none" w:sz="0" w:space="0" w:color="auto"/>
            <w:left w:val="none" w:sz="0" w:space="0" w:color="auto"/>
            <w:bottom w:val="none" w:sz="0" w:space="0" w:color="auto"/>
            <w:right w:val="none" w:sz="0" w:space="0" w:color="auto"/>
          </w:divBdr>
        </w:div>
        <w:div w:id="2018653928">
          <w:marLeft w:val="480"/>
          <w:marRight w:val="0"/>
          <w:marTop w:val="0"/>
          <w:marBottom w:val="0"/>
          <w:divBdr>
            <w:top w:val="none" w:sz="0" w:space="0" w:color="auto"/>
            <w:left w:val="none" w:sz="0" w:space="0" w:color="auto"/>
            <w:bottom w:val="none" w:sz="0" w:space="0" w:color="auto"/>
            <w:right w:val="none" w:sz="0" w:space="0" w:color="auto"/>
          </w:divBdr>
        </w:div>
        <w:div w:id="1682389928">
          <w:marLeft w:val="480"/>
          <w:marRight w:val="0"/>
          <w:marTop w:val="0"/>
          <w:marBottom w:val="0"/>
          <w:divBdr>
            <w:top w:val="none" w:sz="0" w:space="0" w:color="auto"/>
            <w:left w:val="none" w:sz="0" w:space="0" w:color="auto"/>
            <w:bottom w:val="none" w:sz="0" w:space="0" w:color="auto"/>
            <w:right w:val="none" w:sz="0" w:space="0" w:color="auto"/>
          </w:divBdr>
        </w:div>
        <w:div w:id="804585534">
          <w:marLeft w:val="480"/>
          <w:marRight w:val="0"/>
          <w:marTop w:val="0"/>
          <w:marBottom w:val="0"/>
          <w:divBdr>
            <w:top w:val="none" w:sz="0" w:space="0" w:color="auto"/>
            <w:left w:val="none" w:sz="0" w:space="0" w:color="auto"/>
            <w:bottom w:val="none" w:sz="0" w:space="0" w:color="auto"/>
            <w:right w:val="none" w:sz="0" w:space="0" w:color="auto"/>
          </w:divBdr>
        </w:div>
        <w:div w:id="1701472787">
          <w:marLeft w:val="480"/>
          <w:marRight w:val="0"/>
          <w:marTop w:val="0"/>
          <w:marBottom w:val="0"/>
          <w:divBdr>
            <w:top w:val="none" w:sz="0" w:space="0" w:color="auto"/>
            <w:left w:val="none" w:sz="0" w:space="0" w:color="auto"/>
            <w:bottom w:val="none" w:sz="0" w:space="0" w:color="auto"/>
            <w:right w:val="none" w:sz="0" w:space="0" w:color="auto"/>
          </w:divBdr>
        </w:div>
        <w:div w:id="2058503593">
          <w:marLeft w:val="480"/>
          <w:marRight w:val="0"/>
          <w:marTop w:val="0"/>
          <w:marBottom w:val="0"/>
          <w:divBdr>
            <w:top w:val="none" w:sz="0" w:space="0" w:color="auto"/>
            <w:left w:val="none" w:sz="0" w:space="0" w:color="auto"/>
            <w:bottom w:val="none" w:sz="0" w:space="0" w:color="auto"/>
            <w:right w:val="none" w:sz="0" w:space="0" w:color="auto"/>
          </w:divBdr>
        </w:div>
        <w:div w:id="2089502165">
          <w:marLeft w:val="480"/>
          <w:marRight w:val="0"/>
          <w:marTop w:val="0"/>
          <w:marBottom w:val="0"/>
          <w:divBdr>
            <w:top w:val="none" w:sz="0" w:space="0" w:color="auto"/>
            <w:left w:val="none" w:sz="0" w:space="0" w:color="auto"/>
            <w:bottom w:val="none" w:sz="0" w:space="0" w:color="auto"/>
            <w:right w:val="none" w:sz="0" w:space="0" w:color="auto"/>
          </w:divBdr>
        </w:div>
        <w:div w:id="1675188284">
          <w:marLeft w:val="480"/>
          <w:marRight w:val="0"/>
          <w:marTop w:val="0"/>
          <w:marBottom w:val="0"/>
          <w:divBdr>
            <w:top w:val="none" w:sz="0" w:space="0" w:color="auto"/>
            <w:left w:val="none" w:sz="0" w:space="0" w:color="auto"/>
            <w:bottom w:val="none" w:sz="0" w:space="0" w:color="auto"/>
            <w:right w:val="none" w:sz="0" w:space="0" w:color="auto"/>
          </w:divBdr>
        </w:div>
        <w:div w:id="2129348422">
          <w:marLeft w:val="480"/>
          <w:marRight w:val="0"/>
          <w:marTop w:val="0"/>
          <w:marBottom w:val="0"/>
          <w:divBdr>
            <w:top w:val="none" w:sz="0" w:space="0" w:color="auto"/>
            <w:left w:val="none" w:sz="0" w:space="0" w:color="auto"/>
            <w:bottom w:val="none" w:sz="0" w:space="0" w:color="auto"/>
            <w:right w:val="none" w:sz="0" w:space="0" w:color="auto"/>
          </w:divBdr>
        </w:div>
        <w:div w:id="1877234608">
          <w:marLeft w:val="480"/>
          <w:marRight w:val="0"/>
          <w:marTop w:val="0"/>
          <w:marBottom w:val="0"/>
          <w:divBdr>
            <w:top w:val="none" w:sz="0" w:space="0" w:color="auto"/>
            <w:left w:val="none" w:sz="0" w:space="0" w:color="auto"/>
            <w:bottom w:val="none" w:sz="0" w:space="0" w:color="auto"/>
            <w:right w:val="none" w:sz="0" w:space="0" w:color="auto"/>
          </w:divBdr>
        </w:div>
        <w:div w:id="1846937868">
          <w:marLeft w:val="480"/>
          <w:marRight w:val="0"/>
          <w:marTop w:val="0"/>
          <w:marBottom w:val="0"/>
          <w:divBdr>
            <w:top w:val="none" w:sz="0" w:space="0" w:color="auto"/>
            <w:left w:val="none" w:sz="0" w:space="0" w:color="auto"/>
            <w:bottom w:val="none" w:sz="0" w:space="0" w:color="auto"/>
            <w:right w:val="none" w:sz="0" w:space="0" w:color="auto"/>
          </w:divBdr>
        </w:div>
        <w:div w:id="429860366">
          <w:marLeft w:val="480"/>
          <w:marRight w:val="0"/>
          <w:marTop w:val="0"/>
          <w:marBottom w:val="0"/>
          <w:divBdr>
            <w:top w:val="none" w:sz="0" w:space="0" w:color="auto"/>
            <w:left w:val="none" w:sz="0" w:space="0" w:color="auto"/>
            <w:bottom w:val="none" w:sz="0" w:space="0" w:color="auto"/>
            <w:right w:val="none" w:sz="0" w:space="0" w:color="auto"/>
          </w:divBdr>
        </w:div>
        <w:div w:id="2103067723">
          <w:marLeft w:val="480"/>
          <w:marRight w:val="0"/>
          <w:marTop w:val="0"/>
          <w:marBottom w:val="0"/>
          <w:divBdr>
            <w:top w:val="none" w:sz="0" w:space="0" w:color="auto"/>
            <w:left w:val="none" w:sz="0" w:space="0" w:color="auto"/>
            <w:bottom w:val="none" w:sz="0" w:space="0" w:color="auto"/>
            <w:right w:val="none" w:sz="0" w:space="0" w:color="auto"/>
          </w:divBdr>
        </w:div>
        <w:div w:id="1599872988">
          <w:marLeft w:val="480"/>
          <w:marRight w:val="0"/>
          <w:marTop w:val="0"/>
          <w:marBottom w:val="0"/>
          <w:divBdr>
            <w:top w:val="none" w:sz="0" w:space="0" w:color="auto"/>
            <w:left w:val="none" w:sz="0" w:space="0" w:color="auto"/>
            <w:bottom w:val="none" w:sz="0" w:space="0" w:color="auto"/>
            <w:right w:val="none" w:sz="0" w:space="0" w:color="auto"/>
          </w:divBdr>
        </w:div>
        <w:div w:id="1687975911">
          <w:marLeft w:val="480"/>
          <w:marRight w:val="0"/>
          <w:marTop w:val="0"/>
          <w:marBottom w:val="0"/>
          <w:divBdr>
            <w:top w:val="none" w:sz="0" w:space="0" w:color="auto"/>
            <w:left w:val="none" w:sz="0" w:space="0" w:color="auto"/>
            <w:bottom w:val="none" w:sz="0" w:space="0" w:color="auto"/>
            <w:right w:val="none" w:sz="0" w:space="0" w:color="auto"/>
          </w:divBdr>
        </w:div>
        <w:div w:id="1359353419">
          <w:marLeft w:val="480"/>
          <w:marRight w:val="0"/>
          <w:marTop w:val="0"/>
          <w:marBottom w:val="0"/>
          <w:divBdr>
            <w:top w:val="none" w:sz="0" w:space="0" w:color="auto"/>
            <w:left w:val="none" w:sz="0" w:space="0" w:color="auto"/>
            <w:bottom w:val="none" w:sz="0" w:space="0" w:color="auto"/>
            <w:right w:val="none" w:sz="0" w:space="0" w:color="auto"/>
          </w:divBdr>
        </w:div>
        <w:div w:id="1744448785">
          <w:marLeft w:val="480"/>
          <w:marRight w:val="0"/>
          <w:marTop w:val="0"/>
          <w:marBottom w:val="0"/>
          <w:divBdr>
            <w:top w:val="none" w:sz="0" w:space="0" w:color="auto"/>
            <w:left w:val="none" w:sz="0" w:space="0" w:color="auto"/>
            <w:bottom w:val="none" w:sz="0" w:space="0" w:color="auto"/>
            <w:right w:val="none" w:sz="0" w:space="0" w:color="auto"/>
          </w:divBdr>
        </w:div>
        <w:div w:id="1057438943">
          <w:marLeft w:val="480"/>
          <w:marRight w:val="0"/>
          <w:marTop w:val="0"/>
          <w:marBottom w:val="0"/>
          <w:divBdr>
            <w:top w:val="none" w:sz="0" w:space="0" w:color="auto"/>
            <w:left w:val="none" w:sz="0" w:space="0" w:color="auto"/>
            <w:bottom w:val="none" w:sz="0" w:space="0" w:color="auto"/>
            <w:right w:val="none" w:sz="0" w:space="0" w:color="auto"/>
          </w:divBdr>
        </w:div>
        <w:div w:id="767121154">
          <w:marLeft w:val="480"/>
          <w:marRight w:val="0"/>
          <w:marTop w:val="0"/>
          <w:marBottom w:val="0"/>
          <w:divBdr>
            <w:top w:val="none" w:sz="0" w:space="0" w:color="auto"/>
            <w:left w:val="none" w:sz="0" w:space="0" w:color="auto"/>
            <w:bottom w:val="none" w:sz="0" w:space="0" w:color="auto"/>
            <w:right w:val="none" w:sz="0" w:space="0" w:color="auto"/>
          </w:divBdr>
        </w:div>
        <w:div w:id="1952930229">
          <w:marLeft w:val="480"/>
          <w:marRight w:val="0"/>
          <w:marTop w:val="0"/>
          <w:marBottom w:val="0"/>
          <w:divBdr>
            <w:top w:val="none" w:sz="0" w:space="0" w:color="auto"/>
            <w:left w:val="none" w:sz="0" w:space="0" w:color="auto"/>
            <w:bottom w:val="none" w:sz="0" w:space="0" w:color="auto"/>
            <w:right w:val="none" w:sz="0" w:space="0" w:color="auto"/>
          </w:divBdr>
        </w:div>
        <w:div w:id="1315601430">
          <w:marLeft w:val="480"/>
          <w:marRight w:val="0"/>
          <w:marTop w:val="0"/>
          <w:marBottom w:val="0"/>
          <w:divBdr>
            <w:top w:val="none" w:sz="0" w:space="0" w:color="auto"/>
            <w:left w:val="none" w:sz="0" w:space="0" w:color="auto"/>
            <w:bottom w:val="none" w:sz="0" w:space="0" w:color="auto"/>
            <w:right w:val="none" w:sz="0" w:space="0" w:color="auto"/>
          </w:divBdr>
        </w:div>
        <w:div w:id="370300835">
          <w:marLeft w:val="480"/>
          <w:marRight w:val="0"/>
          <w:marTop w:val="0"/>
          <w:marBottom w:val="0"/>
          <w:divBdr>
            <w:top w:val="none" w:sz="0" w:space="0" w:color="auto"/>
            <w:left w:val="none" w:sz="0" w:space="0" w:color="auto"/>
            <w:bottom w:val="none" w:sz="0" w:space="0" w:color="auto"/>
            <w:right w:val="none" w:sz="0" w:space="0" w:color="auto"/>
          </w:divBdr>
        </w:div>
        <w:div w:id="100146155">
          <w:marLeft w:val="480"/>
          <w:marRight w:val="0"/>
          <w:marTop w:val="0"/>
          <w:marBottom w:val="0"/>
          <w:divBdr>
            <w:top w:val="none" w:sz="0" w:space="0" w:color="auto"/>
            <w:left w:val="none" w:sz="0" w:space="0" w:color="auto"/>
            <w:bottom w:val="none" w:sz="0" w:space="0" w:color="auto"/>
            <w:right w:val="none" w:sz="0" w:space="0" w:color="auto"/>
          </w:divBdr>
        </w:div>
      </w:divsChild>
    </w:div>
    <w:div w:id="519902530">
      <w:bodyDiv w:val="1"/>
      <w:marLeft w:val="0"/>
      <w:marRight w:val="0"/>
      <w:marTop w:val="0"/>
      <w:marBottom w:val="0"/>
      <w:divBdr>
        <w:top w:val="none" w:sz="0" w:space="0" w:color="auto"/>
        <w:left w:val="none" w:sz="0" w:space="0" w:color="auto"/>
        <w:bottom w:val="none" w:sz="0" w:space="0" w:color="auto"/>
        <w:right w:val="none" w:sz="0" w:space="0" w:color="auto"/>
      </w:divBdr>
      <w:divsChild>
        <w:div w:id="926156330">
          <w:marLeft w:val="480"/>
          <w:marRight w:val="0"/>
          <w:marTop w:val="0"/>
          <w:marBottom w:val="0"/>
          <w:divBdr>
            <w:top w:val="none" w:sz="0" w:space="0" w:color="auto"/>
            <w:left w:val="none" w:sz="0" w:space="0" w:color="auto"/>
            <w:bottom w:val="none" w:sz="0" w:space="0" w:color="auto"/>
            <w:right w:val="none" w:sz="0" w:space="0" w:color="auto"/>
          </w:divBdr>
        </w:div>
        <w:div w:id="279335554">
          <w:marLeft w:val="480"/>
          <w:marRight w:val="0"/>
          <w:marTop w:val="0"/>
          <w:marBottom w:val="0"/>
          <w:divBdr>
            <w:top w:val="none" w:sz="0" w:space="0" w:color="auto"/>
            <w:left w:val="none" w:sz="0" w:space="0" w:color="auto"/>
            <w:bottom w:val="none" w:sz="0" w:space="0" w:color="auto"/>
            <w:right w:val="none" w:sz="0" w:space="0" w:color="auto"/>
          </w:divBdr>
        </w:div>
        <w:div w:id="1697198235">
          <w:marLeft w:val="480"/>
          <w:marRight w:val="0"/>
          <w:marTop w:val="0"/>
          <w:marBottom w:val="0"/>
          <w:divBdr>
            <w:top w:val="none" w:sz="0" w:space="0" w:color="auto"/>
            <w:left w:val="none" w:sz="0" w:space="0" w:color="auto"/>
            <w:bottom w:val="none" w:sz="0" w:space="0" w:color="auto"/>
            <w:right w:val="none" w:sz="0" w:space="0" w:color="auto"/>
          </w:divBdr>
        </w:div>
        <w:div w:id="1632323131">
          <w:marLeft w:val="480"/>
          <w:marRight w:val="0"/>
          <w:marTop w:val="0"/>
          <w:marBottom w:val="0"/>
          <w:divBdr>
            <w:top w:val="none" w:sz="0" w:space="0" w:color="auto"/>
            <w:left w:val="none" w:sz="0" w:space="0" w:color="auto"/>
            <w:bottom w:val="none" w:sz="0" w:space="0" w:color="auto"/>
            <w:right w:val="none" w:sz="0" w:space="0" w:color="auto"/>
          </w:divBdr>
        </w:div>
      </w:divsChild>
    </w:div>
    <w:div w:id="535890640">
      <w:bodyDiv w:val="1"/>
      <w:marLeft w:val="0"/>
      <w:marRight w:val="0"/>
      <w:marTop w:val="0"/>
      <w:marBottom w:val="0"/>
      <w:divBdr>
        <w:top w:val="none" w:sz="0" w:space="0" w:color="auto"/>
        <w:left w:val="none" w:sz="0" w:space="0" w:color="auto"/>
        <w:bottom w:val="none" w:sz="0" w:space="0" w:color="auto"/>
        <w:right w:val="none" w:sz="0" w:space="0" w:color="auto"/>
      </w:divBdr>
      <w:divsChild>
        <w:div w:id="73165430">
          <w:marLeft w:val="480"/>
          <w:marRight w:val="0"/>
          <w:marTop w:val="0"/>
          <w:marBottom w:val="0"/>
          <w:divBdr>
            <w:top w:val="none" w:sz="0" w:space="0" w:color="auto"/>
            <w:left w:val="none" w:sz="0" w:space="0" w:color="auto"/>
            <w:bottom w:val="none" w:sz="0" w:space="0" w:color="auto"/>
            <w:right w:val="none" w:sz="0" w:space="0" w:color="auto"/>
          </w:divBdr>
        </w:div>
        <w:div w:id="1127242495">
          <w:marLeft w:val="480"/>
          <w:marRight w:val="0"/>
          <w:marTop w:val="0"/>
          <w:marBottom w:val="0"/>
          <w:divBdr>
            <w:top w:val="none" w:sz="0" w:space="0" w:color="auto"/>
            <w:left w:val="none" w:sz="0" w:space="0" w:color="auto"/>
            <w:bottom w:val="none" w:sz="0" w:space="0" w:color="auto"/>
            <w:right w:val="none" w:sz="0" w:space="0" w:color="auto"/>
          </w:divBdr>
        </w:div>
        <w:div w:id="1083648240">
          <w:marLeft w:val="480"/>
          <w:marRight w:val="0"/>
          <w:marTop w:val="0"/>
          <w:marBottom w:val="0"/>
          <w:divBdr>
            <w:top w:val="none" w:sz="0" w:space="0" w:color="auto"/>
            <w:left w:val="none" w:sz="0" w:space="0" w:color="auto"/>
            <w:bottom w:val="none" w:sz="0" w:space="0" w:color="auto"/>
            <w:right w:val="none" w:sz="0" w:space="0" w:color="auto"/>
          </w:divBdr>
        </w:div>
        <w:div w:id="265969490">
          <w:marLeft w:val="480"/>
          <w:marRight w:val="0"/>
          <w:marTop w:val="0"/>
          <w:marBottom w:val="0"/>
          <w:divBdr>
            <w:top w:val="none" w:sz="0" w:space="0" w:color="auto"/>
            <w:left w:val="none" w:sz="0" w:space="0" w:color="auto"/>
            <w:bottom w:val="none" w:sz="0" w:space="0" w:color="auto"/>
            <w:right w:val="none" w:sz="0" w:space="0" w:color="auto"/>
          </w:divBdr>
        </w:div>
        <w:div w:id="628900957">
          <w:marLeft w:val="480"/>
          <w:marRight w:val="0"/>
          <w:marTop w:val="0"/>
          <w:marBottom w:val="0"/>
          <w:divBdr>
            <w:top w:val="none" w:sz="0" w:space="0" w:color="auto"/>
            <w:left w:val="none" w:sz="0" w:space="0" w:color="auto"/>
            <w:bottom w:val="none" w:sz="0" w:space="0" w:color="auto"/>
            <w:right w:val="none" w:sz="0" w:space="0" w:color="auto"/>
          </w:divBdr>
        </w:div>
        <w:div w:id="1663502864">
          <w:marLeft w:val="480"/>
          <w:marRight w:val="0"/>
          <w:marTop w:val="0"/>
          <w:marBottom w:val="0"/>
          <w:divBdr>
            <w:top w:val="none" w:sz="0" w:space="0" w:color="auto"/>
            <w:left w:val="none" w:sz="0" w:space="0" w:color="auto"/>
            <w:bottom w:val="none" w:sz="0" w:space="0" w:color="auto"/>
            <w:right w:val="none" w:sz="0" w:space="0" w:color="auto"/>
          </w:divBdr>
        </w:div>
        <w:div w:id="251204558">
          <w:marLeft w:val="480"/>
          <w:marRight w:val="0"/>
          <w:marTop w:val="0"/>
          <w:marBottom w:val="0"/>
          <w:divBdr>
            <w:top w:val="none" w:sz="0" w:space="0" w:color="auto"/>
            <w:left w:val="none" w:sz="0" w:space="0" w:color="auto"/>
            <w:bottom w:val="none" w:sz="0" w:space="0" w:color="auto"/>
            <w:right w:val="none" w:sz="0" w:space="0" w:color="auto"/>
          </w:divBdr>
        </w:div>
        <w:div w:id="1219703587">
          <w:marLeft w:val="480"/>
          <w:marRight w:val="0"/>
          <w:marTop w:val="0"/>
          <w:marBottom w:val="0"/>
          <w:divBdr>
            <w:top w:val="none" w:sz="0" w:space="0" w:color="auto"/>
            <w:left w:val="none" w:sz="0" w:space="0" w:color="auto"/>
            <w:bottom w:val="none" w:sz="0" w:space="0" w:color="auto"/>
            <w:right w:val="none" w:sz="0" w:space="0" w:color="auto"/>
          </w:divBdr>
        </w:div>
        <w:div w:id="1255557011">
          <w:marLeft w:val="480"/>
          <w:marRight w:val="0"/>
          <w:marTop w:val="0"/>
          <w:marBottom w:val="0"/>
          <w:divBdr>
            <w:top w:val="none" w:sz="0" w:space="0" w:color="auto"/>
            <w:left w:val="none" w:sz="0" w:space="0" w:color="auto"/>
            <w:bottom w:val="none" w:sz="0" w:space="0" w:color="auto"/>
            <w:right w:val="none" w:sz="0" w:space="0" w:color="auto"/>
          </w:divBdr>
        </w:div>
        <w:div w:id="527986819">
          <w:marLeft w:val="480"/>
          <w:marRight w:val="0"/>
          <w:marTop w:val="0"/>
          <w:marBottom w:val="0"/>
          <w:divBdr>
            <w:top w:val="none" w:sz="0" w:space="0" w:color="auto"/>
            <w:left w:val="none" w:sz="0" w:space="0" w:color="auto"/>
            <w:bottom w:val="none" w:sz="0" w:space="0" w:color="auto"/>
            <w:right w:val="none" w:sz="0" w:space="0" w:color="auto"/>
          </w:divBdr>
        </w:div>
        <w:div w:id="1768966011">
          <w:marLeft w:val="480"/>
          <w:marRight w:val="0"/>
          <w:marTop w:val="0"/>
          <w:marBottom w:val="0"/>
          <w:divBdr>
            <w:top w:val="none" w:sz="0" w:space="0" w:color="auto"/>
            <w:left w:val="none" w:sz="0" w:space="0" w:color="auto"/>
            <w:bottom w:val="none" w:sz="0" w:space="0" w:color="auto"/>
            <w:right w:val="none" w:sz="0" w:space="0" w:color="auto"/>
          </w:divBdr>
        </w:div>
        <w:div w:id="1578128854">
          <w:marLeft w:val="480"/>
          <w:marRight w:val="0"/>
          <w:marTop w:val="0"/>
          <w:marBottom w:val="0"/>
          <w:divBdr>
            <w:top w:val="none" w:sz="0" w:space="0" w:color="auto"/>
            <w:left w:val="none" w:sz="0" w:space="0" w:color="auto"/>
            <w:bottom w:val="none" w:sz="0" w:space="0" w:color="auto"/>
            <w:right w:val="none" w:sz="0" w:space="0" w:color="auto"/>
          </w:divBdr>
        </w:div>
        <w:div w:id="1746805679">
          <w:marLeft w:val="480"/>
          <w:marRight w:val="0"/>
          <w:marTop w:val="0"/>
          <w:marBottom w:val="0"/>
          <w:divBdr>
            <w:top w:val="none" w:sz="0" w:space="0" w:color="auto"/>
            <w:left w:val="none" w:sz="0" w:space="0" w:color="auto"/>
            <w:bottom w:val="none" w:sz="0" w:space="0" w:color="auto"/>
            <w:right w:val="none" w:sz="0" w:space="0" w:color="auto"/>
          </w:divBdr>
        </w:div>
        <w:div w:id="745542359">
          <w:marLeft w:val="480"/>
          <w:marRight w:val="0"/>
          <w:marTop w:val="0"/>
          <w:marBottom w:val="0"/>
          <w:divBdr>
            <w:top w:val="none" w:sz="0" w:space="0" w:color="auto"/>
            <w:left w:val="none" w:sz="0" w:space="0" w:color="auto"/>
            <w:bottom w:val="none" w:sz="0" w:space="0" w:color="auto"/>
            <w:right w:val="none" w:sz="0" w:space="0" w:color="auto"/>
          </w:divBdr>
        </w:div>
        <w:div w:id="792867582">
          <w:marLeft w:val="480"/>
          <w:marRight w:val="0"/>
          <w:marTop w:val="0"/>
          <w:marBottom w:val="0"/>
          <w:divBdr>
            <w:top w:val="none" w:sz="0" w:space="0" w:color="auto"/>
            <w:left w:val="none" w:sz="0" w:space="0" w:color="auto"/>
            <w:bottom w:val="none" w:sz="0" w:space="0" w:color="auto"/>
            <w:right w:val="none" w:sz="0" w:space="0" w:color="auto"/>
          </w:divBdr>
        </w:div>
        <w:div w:id="1846288440">
          <w:marLeft w:val="480"/>
          <w:marRight w:val="0"/>
          <w:marTop w:val="0"/>
          <w:marBottom w:val="0"/>
          <w:divBdr>
            <w:top w:val="none" w:sz="0" w:space="0" w:color="auto"/>
            <w:left w:val="none" w:sz="0" w:space="0" w:color="auto"/>
            <w:bottom w:val="none" w:sz="0" w:space="0" w:color="auto"/>
            <w:right w:val="none" w:sz="0" w:space="0" w:color="auto"/>
          </w:divBdr>
        </w:div>
        <w:div w:id="1450857845">
          <w:marLeft w:val="480"/>
          <w:marRight w:val="0"/>
          <w:marTop w:val="0"/>
          <w:marBottom w:val="0"/>
          <w:divBdr>
            <w:top w:val="none" w:sz="0" w:space="0" w:color="auto"/>
            <w:left w:val="none" w:sz="0" w:space="0" w:color="auto"/>
            <w:bottom w:val="none" w:sz="0" w:space="0" w:color="auto"/>
            <w:right w:val="none" w:sz="0" w:space="0" w:color="auto"/>
          </w:divBdr>
        </w:div>
        <w:div w:id="1228999614">
          <w:marLeft w:val="480"/>
          <w:marRight w:val="0"/>
          <w:marTop w:val="0"/>
          <w:marBottom w:val="0"/>
          <w:divBdr>
            <w:top w:val="none" w:sz="0" w:space="0" w:color="auto"/>
            <w:left w:val="none" w:sz="0" w:space="0" w:color="auto"/>
            <w:bottom w:val="none" w:sz="0" w:space="0" w:color="auto"/>
            <w:right w:val="none" w:sz="0" w:space="0" w:color="auto"/>
          </w:divBdr>
        </w:div>
      </w:divsChild>
    </w:div>
    <w:div w:id="547382364">
      <w:bodyDiv w:val="1"/>
      <w:marLeft w:val="0"/>
      <w:marRight w:val="0"/>
      <w:marTop w:val="0"/>
      <w:marBottom w:val="0"/>
      <w:divBdr>
        <w:top w:val="none" w:sz="0" w:space="0" w:color="auto"/>
        <w:left w:val="none" w:sz="0" w:space="0" w:color="auto"/>
        <w:bottom w:val="none" w:sz="0" w:space="0" w:color="auto"/>
        <w:right w:val="none" w:sz="0" w:space="0" w:color="auto"/>
      </w:divBdr>
      <w:divsChild>
        <w:div w:id="2092461598">
          <w:marLeft w:val="480"/>
          <w:marRight w:val="0"/>
          <w:marTop w:val="0"/>
          <w:marBottom w:val="0"/>
          <w:divBdr>
            <w:top w:val="none" w:sz="0" w:space="0" w:color="auto"/>
            <w:left w:val="none" w:sz="0" w:space="0" w:color="auto"/>
            <w:bottom w:val="none" w:sz="0" w:space="0" w:color="auto"/>
            <w:right w:val="none" w:sz="0" w:space="0" w:color="auto"/>
          </w:divBdr>
        </w:div>
        <w:div w:id="1582564286">
          <w:marLeft w:val="480"/>
          <w:marRight w:val="0"/>
          <w:marTop w:val="0"/>
          <w:marBottom w:val="0"/>
          <w:divBdr>
            <w:top w:val="none" w:sz="0" w:space="0" w:color="auto"/>
            <w:left w:val="none" w:sz="0" w:space="0" w:color="auto"/>
            <w:bottom w:val="none" w:sz="0" w:space="0" w:color="auto"/>
            <w:right w:val="none" w:sz="0" w:space="0" w:color="auto"/>
          </w:divBdr>
        </w:div>
        <w:div w:id="70782689">
          <w:marLeft w:val="480"/>
          <w:marRight w:val="0"/>
          <w:marTop w:val="0"/>
          <w:marBottom w:val="0"/>
          <w:divBdr>
            <w:top w:val="none" w:sz="0" w:space="0" w:color="auto"/>
            <w:left w:val="none" w:sz="0" w:space="0" w:color="auto"/>
            <w:bottom w:val="none" w:sz="0" w:space="0" w:color="auto"/>
            <w:right w:val="none" w:sz="0" w:space="0" w:color="auto"/>
          </w:divBdr>
        </w:div>
        <w:div w:id="1542285743">
          <w:marLeft w:val="480"/>
          <w:marRight w:val="0"/>
          <w:marTop w:val="0"/>
          <w:marBottom w:val="0"/>
          <w:divBdr>
            <w:top w:val="none" w:sz="0" w:space="0" w:color="auto"/>
            <w:left w:val="none" w:sz="0" w:space="0" w:color="auto"/>
            <w:bottom w:val="none" w:sz="0" w:space="0" w:color="auto"/>
            <w:right w:val="none" w:sz="0" w:space="0" w:color="auto"/>
          </w:divBdr>
        </w:div>
        <w:div w:id="743989225">
          <w:marLeft w:val="480"/>
          <w:marRight w:val="0"/>
          <w:marTop w:val="0"/>
          <w:marBottom w:val="0"/>
          <w:divBdr>
            <w:top w:val="none" w:sz="0" w:space="0" w:color="auto"/>
            <w:left w:val="none" w:sz="0" w:space="0" w:color="auto"/>
            <w:bottom w:val="none" w:sz="0" w:space="0" w:color="auto"/>
            <w:right w:val="none" w:sz="0" w:space="0" w:color="auto"/>
          </w:divBdr>
        </w:div>
      </w:divsChild>
    </w:div>
    <w:div w:id="557714213">
      <w:bodyDiv w:val="1"/>
      <w:marLeft w:val="0"/>
      <w:marRight w:val="0"/>
      <w:marTop w:val="0"/>
      <w:marBottom w:val="0"/>
      <w:divBdr>
        <w:top w:val="none" w:sz="0" w:space="0" w:color="auto"/>
        <w:left w:val="none" w:sz="0" w:space="0" w:color="auto"/>
        <w:bottom w:val="none" w:sz="0" w:space="0" w:color="auto"/>
        <w:right w:val="none" w:sz="0" w:space="0" w:color="auto"/>
      </w:divBdr>
      <w:divsChild>
        <w:div w:id="502739344">
          <w:marLeft w:val="480"/>
          <w:marRight w:val="0"/>
          <w:marTop w:val="0"/>
          <w:marBottom w:val="0"/>
          <w:divBdr>
            <w:top w:val="none" w:sz="0" w:space="0" w:color="auto"/>
            <w:left w:val="none" w:sz="0" w:space="0" w:color="auto"/>
            <w:bottom w:val="none" w:sz="0" w:space="0" w:color="auto"/>
            <w:right w:val="none" w:sz="0" w:space="0" w:color="auto"/>
          </w:divBdr>
        </w:div>
        <w:div w:id="2109765866">
          <w:marLeft w:val="480"/>
          <w:marRight w:val="0"/>
          <w:marTop w:val="0"/>
          <w:marBottom w:val="0"/>
          <w:divBdr>
            <w:top w:val="none" w:sz="0" w:space="0" w:color="auto"/>
            <w:left w:val="none" w:sz="0" w:space="0" w:color="auto"/>
            <w:bottom w:val="none" w:sz="0" w:space="0" w:color="auto"/>
            <w:right w:val="none" w:sz="0" w:space="0" w:color="auto"/>
          </w:divBdr>
        </w:div>
        <w:div w:id="1056124593">
          <w:marLeft w:val="480"/>
          <w:marRight w:val="0"/>
          <w:marTop w:val="0"/>
          <w:marBottom w:val="0"/>
          <w:divBdr>
            <w:top w:val="none" w:sz="0" w:space="0" w:color="auto"/>
            <w:left w:val="none" w:sz="0" w:space="0" w:color="auto"/>
            <w:bottom w:val="none" w:sz="0" w:space="0" w:color="auto"/>
            <w:right w:val="none" w:sz="0" w:space="0" w:color="auto"/>
          </w:divBdr>
        </w:div>
        <w:div w:id="1842309824">
          <w:marLeft w:val="480"/>
          <w:marRight w:val="0"/>
          <w:marTop w:val="0"/>
          <w:marBottom w:val="0"/>
          <w:divBdr>
            <w:top w:val="none" w:sz="0" w:space="0" w:color="auto"/>
            <w:left w:val="none" w:sz="0" w:space="0" w:color="auto"/>
            <w:bottom w:val="none" w:sz="0" w:space="0" w:color="auto"/>
            <w:right w:val="none" w:sz="0" w:space="0" w:color="auto"/>
          </w:divBdr>
        </w:div>
        <w:div w:id="1716277179">
          <w:marLeft w:val="480"/>
          <w:marRight w:val="0"/>
          <w:marTop w:val="0"/>
          <w:marBottom w:val="0"/>
          <w:divBdr>
            <w:top w:val="none" w:sz="0" w:space="0" w:color="auto"/>
            <w:left w:val="none" w:sz="0" w:space="0" w:color="auto"/>
            <w:bottom w:val="none" w:sz="0" w:space="0" w:color="auto"/>
            <w:right w:val="none" w:sz="0" w:space="0" w:color="auto"/>
          </w:divBdr>
        </w:div>
        <w:div w:id="202407116">
          <w:marLeft w:val="480"/>
          <w:marRight w:val="0"/>
          <w:marTop w:val="0"/>
          <w:marBottom w:val="0"/>
          <w:divBdr>
            <w:top w:val="none" w:sz="0" w:space="0" w:color="auto"/>
            <w:left w:val="none" w:sz="0" w:space="0" w:color="auto"/>
            <w:bottom w:val="none" w:sz="0" w:space="0" w:color="auto"/>
            <w:right w:val="none" w:sz="0" w:space="0" w:color="auto"/>
          </w:divBdr>
        </w:div>
        <w:div w:id="421991827">
          <w:marLeft w:val="480"/>
          <w:marRight w:val="0"/>
          <w:marTop w:val="0"/>
          <w:marBottom w:val="0"/>
          <w:divBdr>
            <w:top w:val="none" w:sz="0" w:space="0" w:color="auto"/>
            <w:left w:val="none" w:sz="0" w:space="0" w:color="auto"/>
            <w:bottom w:val="none" w:sz="0" w:space="0" w:color="auto"/>
            <w:right w:val="none" w:sz="0" w:space="0" w:color="auto"/>
          </w:divBdr>
        </w:div>
        <w:div w:id="332299660">
          <w:marLeft w:val="480"/>
          <w:marRight w:val="0"/>
          <w:marTop w:val="0"/>
          <w:marBottom w:val="0"/>
          <w:divBdr>
            <w:top w:val="none" w:sz="0" w:space="0" w:color="auto"/>
            <w:left w:val="none" w:sz="0" w:space="0" w:color="auto"/>
            <w:bottom w:val="none" w:sz="0" w:space="0" w:color="auto"/>
            <w:right w:val="none" w:sz="0" w:space="0" w:color="auto"/>
          </w:divBdr>
        </w:div>
        <w:div w:id="1720087568">
          <w:marLeft w:val="480"/>
          <w:marRight w:val="0"/>
          <w:marTop w:val="0"/>
          <w:marBottom w:val="0"/>
          <w:divBdr>
            <w:top w:val="none" w:sz="0" w:space="0" w:color="auto"/>
            <w:left w:val="none" w:sz="0" w:space="0" w:color="auto"/>
            <w:bottom w:val="none" w:sz="0" w:space="0" w:color="auto"/>
            <w:right w:val="none" w:sz="0" w:space="0" w:color="auto"/>
          </w:divBdr>
        </w:div>
        <w:div w:id="1139304207">
          <w:marLeft w:val="480"/>
          <w:marRight w:val="0"/>
          <w:marTop w:val="0"/>
          <w:marBottom w:val="0"/>
          <w:divBdr>
            <w:top w:val="none" w:sz="0" w:space="0" w:color="auto"/>
            <w:left w:val="none" w:sz="0" w:space="0" w:color="auto"/>
            <w:bottom w:val="none" w:sz="0" w:space="0" w:color="auto"/>
            <w:right w:val="none" w:sz="0" w:space="0" w:color="auto"/>
          </w:divBdr>
        </w:div>
        <w:div w:id="2095856231">
          <w:marLeft w:val="480"/>
          <w:marRight w:val="0"/>
          <w:marTop w:val="0"/>
          <w:marBottom w:val="0"/>
          <w:divBdr>
            <w:top w:val="none" w:sz="0" w:space="0" w:color="auto"/>
            <w:left w:val="none" w:sz="0" w:space="0" w:color="auto"/>
            <w:bottom w:val="none" w:sz="0" w:space="0" w:color="auto"/>
            <w:right w:val="none" w:sz="0" w:space="0" w:color="auto"/>
          </w:divBdr>
        </w:div>
        <w:div w:id="459883145">
          <w:marLeft w:val="480"/>
          <w:marRight w:val="0"/>
          <w:marTop w:val="0"/>
          <w:marBottom w:val="0"/>
          <w:divBdr>
            <w:top w:val="none" w:sz="0" w:space="0" w:color="auto"/>
            <w:left w:val="none" w:sz="0" w:space="0" w:color="auto"/>
            <w:bottom w:val="none" w:sz="0" w:space="0" w:color="auto"/>
            <w:right w:val="none" w:sz="0" w:space="0" w:color="auto"/>
          </w:divBdr>
        </w:div>
        <w:div w:id="735854795">
          <w:marLeft w:val="480"/>
          <w:marRight w:val="0"/>
          <w:marTop w:val="0"/>
          <w:marBottom w:val="0"/>
          <w:divBdr>
            <w:top w:val="none" w:sz="0" w:space="0" w:color="auto"/>
            <w:left w:val="none" w:sz="0" w:space="0" w:color="auto"/>
            <w:bottom w:val="none" w:sz="0" w:space="0" w:color="auto"/>
            <w:right w:val="none" w:sz="0" w:space="0" w:color="auto"/>
          </w:divBdr>
        </w:div>
        <w:div w:id="997881542">
          <w:marLeft w:val="480"/>
          <w:marRight w:val="0"/>
          <w:marTop w:val="0"/>
          <w:marBottom w:val="0"/>
          <w:divBdr>
            <w:top w:val="none" w:sz="0" w:space="0" w:color="auto"/>
            <w:left w:val="none" w:sz="0" w:space="0" w:color="auto"/>
            <w:bottom w:val="none" w:sz="0" w:space="0" w:color="auto"/>
            <w:right w:val="none" w:sz="0" w:space="0" w:color="auto"/>
          </w:divBdr>
        </w:div>
        <w:div w:id="1136726759">
          <w:marLeft w:val="480"/>
          <w:marRight w:val="0"/>
          <w:marTop w:val="0"/>
          <w:marBottom w:val="0"/>
          <w:divBdr>
            <w:top w:val="none" w:sz="0" w:space="0" w:color="auto"/>
            <w:left w:val="none" w:sz="0" w:space="0" w:color="auto"/>
            <w:bottom w:val="none" w:sz="0" w:space="0" w:color="auto"/>
            <w:right w:val="none" w:sz="0" w:space="0" w:color="auto"/>
          </w:divBdr>
        </w:div>
      </w:divsChild>
    </w:div>
    <w:div w:id="605843761">
      <w:bodyDiv w:val="1"/>
      <w:marLeft w:val="0"/>
      <w:marRight w:val="0"/>
      <w:marTop w:val="0"/>
      <w:marBottom w:val="0"/>
      <w:divBdr>
        <w:top w:val="none" w:sz="0" w:space="0" w:color="auto"/>
        <w:left w:val="none" w:sz="0" w:space="0" w:color="auto"/>
        <w:bottom w:val="none" w:sz="0" w:space="0" w:color="auto"/>
        <w:right w:val="none" w:sz="0" w:space="0" w:color="auto"/>
      </w:divBdr>
    </w:div>
    <w:div w:id="619922447">
      <w:bodyDiv w:val="1"/>
      <w:marLeft w:val="0"/>
      <w:marRight w:val="0"/>
      <w:marTop w:val="0"/>
      <w:marBottom w:val="0"/>
      <w:divBdr>
        <w:top w:val="none" w:sz="0" w:space="0" w:color="auto"/>
        <w:left w:val="none" w:sz="0" w:space="0" w:color="auto"/>
        <w:bottom w:val="none" w:sz="0" w:space="0" w:color="auto"/>
        <w:right w:val="none" w:sz="0" w:space="0" w:color="auto"/>
      </w:divBdr>
    </w:div>
    <w:div w:id="627323099">
      <w:bodyDiv w:val="1"/>
      <w:marLeft w:val="0"/>
      <w:marRight w:val="0"/>
      <w:marTop w:val="0"/>
      <w:marBottom w:val="0"/>
      <w:divBdr>
        <w:top w:val="none" w:sz="0" w:space="0" w:color="auto"/>
        <w:left w:val="none" w:sz="0" w:space="0" w:color="auto"/>
        <w:bottom w:val="none" w:sz="0" w:space="0" w:color="auto"/>
        <w:right w:val="none" w:sz="0" w:space="0" w:color="auto"/>
      </w:divBdr>
      <w:divsChild>
        <w:div w:id="1411541133">
          <w:marLeft w:val="480"/>
          <w:marRight w:val="0"/>
          <w:marTop w:val="0"/>
          <w:marBottom w:val="0"/>
          <w:divBdr>
            <w:top w:val="none" w:sz="0" w:space="0" w:color="auto"/>
            <w:left w:val="none" w:sz="0" w:space="0" w:color="auto"/>
            <w:bottom w:val="none" w:sz="0" w:space="0" w:color="auto"/>
            <w:right w:val="none" w:sz="0" w:space="0" w:color="auto"/>
          </w:divBdr>
        </w:div>
        <w:div w:id="460539294">
          <w:marLeft w:val="480"/>
          <w:marRight w:val="0"/>
          <w:marTop w:val="0"/>
          <w:marBottom w:val="0"/>
          <w:divBdr>
            <w:top w:val="none" w:sz="0" w:space="0" w:color="auto"/>
            <w:left w:val="none" w:sz="0" w:space="0" w:color="auto"/>
            <w:bottom w:val="none" w:sz="0" w:space="0" w:color="auto"/>
            <w:right w:val="none" w:sz="0" w:space="0" w:color="auto"/>
          </w:divBdr>
        </w:div>
        <w:div w:id="895287378">
          <w:marLeft w:val="480"/>
          <w:marRight w:val="0"/>
          <w:marTop w:val="0"/>
          <w:marBottom w:val="0"/>
          <w:divBdr>
            <w:top w:val="none" w:sz="0" w:space="0" w:color="auto"/>
            <w:left w:val="none" w:sz="0" w:space="0" w:color="auto"/>
            <w:bottom w:val="none" w:sz="0" w:space="0" w:color="auto"/>
            <w:right w:val="none" w:sz="0" w:space="0" w:color="auto"/>
          </w:divBdr>
        </w:div>
        <w:div w:id="1122265536">
          <w:marLeft w:val="480"/>
          <w:marRight w:val="0"/>
          <w:marTop w:val="0"/>
          <w:marBottom w:val="0"/>
          <w:divBdr>
            <w:top w:val="none" w:sz="0" w:space="0" w:color="auto"/>
            <w:left w:val="none" w:sz="0" w:space="0" w:color="auto"/>
            <w:bottom w:val="none" w:sz="0" w:space="0" w:color="auto"/>
            <w:right w:val="none" w:sz="0" w:space="0" w:color="auto"/>
          </w:divBdr>
        </w:div>
        <w:div w:id="1830710473">
          <w:marLeft w:val="480"/>
          <w:marRight w:val="0"/>
          <w:marTop w:val="0"/>
          <w:marBottom w:val="0"/>
          <w:divBdr>
            <w:top w:val="none" w:sz="0" w:space="0" w:color="auto"/>
            <w:left w:val="none" w:sz="0" w:space="0" w:color="auto"/>
            <w:bottom w:val="none" w:sz="0" w:space="0" w:color="auto"/>
            <w:right w:val="none" w:sz="0" w:space="0" w:color="auto"/>
          </w:divBdr>
        </w:div>
        <w:div w:id="368070557">
          <w:marLeft w:val="480"/>
          <w:marRight w:val="0"/>
          <w:marTop w:val="0"/>
          <w:marBottom w:val="0"/>
          <w:divBdr>
            <w:top w:val="none" w:sz="0" w:space="0" w:color="auto"/>
            <w:left w:val="none" w:sz="0" w:space="0" w:color="auto"/>
            <w:bottom w:val="none" w:sz="0" w:space="0" w:color="auto"/>
            <w:right w:val="none" w:sz="0" w:space="0" w:color="auto"/>
          </w:divBdr>
        </w:div>
        <w:div w:id="1138380582">
          <w:marLeft w:val="480"/>
          <w:marRight w:val="0"/>
          <w:marTop w:val="0"/>
          <w:marBottom w:val="0"/>
          <w:divBdr>
            <w:top w:val="none" w:sz="0" w:space="0" w:color="auto"/>
            <w:left w:val="none" w:sz="0" w:space="0" w:color="auto"/>
            <w:bottom w:val="none" w:sz="0" w:space="0" w:color="auto"/>
            <w:right w:val="none" w:sz="0" w:space="0" w:color="auto"/>
          </w:divBdr>
        </w:div>
        <w:div w:id="1827815848">
          <w:marLeft w:val="480"/>
          <w:marRight w:val="0"/>
          <w:marTop w:val="0"/>
          <w:marBottom w:val="0"/>
          <w:divBdr>
            <w:top w:val="none" w:sz="0" w:space="0" w:color="auto"/>
            <w:left w:val="none" w:sz="0" w:space="0" w:color="auto"/>
            <w:bottom w:val="none" w:sz="0" w:space="0" w:color="auto"/>
            <w:right w:val="none" w:sz="0" w:space="0" w:color="auto"/>
          </w:divBdr>
        </w:div>
        <w:div w:id="852456408">
          <w:marLeft w:val="480"/>
          <w:marRight w:val="0"/>
          <w:marTop w:val="0"/>
          <w:marBottom w:val="0"/>
          <w:divBdr>
            <w:top w:val="none" w:sz="0" w:space="0" w:color="auto"/>
            <w:left w:val="none" w:sz="0" w:space="0" w:color="auto"/>
            <w:bottom w:val="none" w:sz="0" w:space="0" w:color="auto"/>
            <w:right w:val="none" w:sz="0" w:space="0" w:color="auto"/>
          </w:divBdr>
        </w:div>
        <w:div w:id="110128469">
          <w:marLeft w:val="480"/>
          <w:marRight w:val="0"/>
          <w:marTop w:val="0"/>
          <w:marBottom w:val="0"/>
          <w:divBdr>
            <w:top w:val="none" w:sz="0" w:space="0" w:color="auto"/>
            <w:left w:val="none" w:sz="0" w:space="0" w:color="auto"/>
            <w:bottom w:val="none" w:sz="0" w:space="0" w:color="auto"/>
            <w:right w:val="none" w:sz="0" w:space="0" w:color="auto"/>
          </w:divBdr>
        </w:div>
        <w:div w:id="955139475">
          <w:marLeft w:val="480"/>
          <w:marRight w:val="0"/>
          <w:marTop w:val="0"/>
          <w:marBottom w:val="0"/>
          <w:divBdr>
            <w:top w:val="none" w:sz="0" w:space="0" w:color="auto"/>
            <w:left w:val="none" w:sz="0" w:space="0" w:color="auto"/>
            <w:bottom w:val="none" w:sz="0" w:space="0" w:color="auto"/>
            <w:right w:val="none" w:sz="0" w:space="0" w:color="auto"/>
          </w:divBdr>
        </w:div>
        <w:div w:id="684720224">
          <w:marLeft w:val="480"/>
          <w:marRight w:val="0"/>
          <w:marTop w:val="0"/>
          <w:marBottom w:val="0"/>
          <w:divBdr>
            <w:top w:val="none" w:sz="0" w:space="0" w:color="auto"/>
            <w:left w:val="none" w:sz="0" w:space="0" w:color="auto"/>
            <w:bottom w:val="none" w:sz="0" w:space="0" w:color="auto"/>
            <w:right w:val="none" w:sz="0" w:space="0" w:color="auto"/>
          </w:divBdr>
        </w:div>
        <w:div w:id="366806190">
          <w:marLeft w:val="480"/>
          <w:marRight w:val="0"/>
          <w:marTop w:val="0"/>
          <w:marBottom w:val="0"/>
          <w:divBdr>
            <w:top w:val="none" w:sz="0" w:space="0" w:color="auto"/>
            <w:left w:val="none" w:sz="0" w:space="0" w:color="auto"/>
            <w:bottom w:val="none" w:sz="0" w:space="0" w:color="auto"/>
            <w:right w:val="none" w:sz="0" w:space="0" w:color="auto"/>
          </w:divBdr>
        </w:div>
        <w:div w:id="699234995">
          <w:marLeft w:val="480"/>
          <w:marRight w:val="0"/>
          <w:marTop w:val="0"/>
          <w:marBottom w:val="0"/>
          <w:divBdr>
            <w:top w:val="none" w:sz="0" w:space="0" w:color="auto"/>
            <w:left w:val="none" w:sz="0" w:space="0" w:color="auto"/>
            <w:bottom w:val="none" w:sz="0" w:space="0" w:color="auto"/>
            <w:right w:val="none" w:sz="0" w:space="0" w:color="auto"/>
          </w:divBdr>
        </w:div>
        <w:div w:id="1221134531">
          <w:marLeft w:val="480"/>
          <w:marRight w:val="0"/>
          <w:marTop w:val="0"/>
          <w:marBottom w:val="0"/>
          <w:divBdr>
            <w:top w:val="none" w:sz="0" w:space="0" w:color="auto"/>
            <w:left w:val="none" w:sz="0" w:space="0" w:color="auto"/>
            <w:bottom w:val="none" w:sz="0" w:space="0" w:color="auto"/>
            <w:right w:val="none" w:sz="0" w:space="0" w:color="auto"/>
          </w:divBdr>
        </w:div>
        <w:div w:id="1125388816">
          <w:marLeft w:val="480"/>
          <w:marRight w:val="0"/>
          <w:marTop w:val="0"/>
          <w:marBottom w:val="0"/>
          <w:divBdr>
            <w:top w:val="none" w:sz="0" w:space="0" w:color="auto"/>
            <w:left w:val="none" w:sz="0" w:space="0" w:color="auto"/>
            <w:bottom w:val="none" w:sz="0" w:space="0" w:color="auto"/>
            <w:right w:val="none" w:sz="0" w:space="0" w:color="auto"/>
          </w:divBdr>
        </w:div>
      </w:divsChild>
    </w:div>
    <w:div w:id="636299456">
      <w:bodyDiv w:val="1"/>
      <w:marLeft w:val="0"/>
      <w:marRight w:val="0"/>
      <w:marTop w:val="0"/>
      <w:marBottom w:val="0"/>
      <w:divBdr>
        <w:top w:val="none" w:sz="0" w:space="0" w:color="auto"/>
        <w:left w:val="none" w:sz="0" w:space="0" w:color="auto"/>
        <w:bottom w:val="none" w:sz="0" w:space="0" w:color="auto"/>
        <w:right w:val="none" w:sz="0" w:space="0" w:color="auto"/>
      </w:divBdr>
      <w:divsChild>
        <w:div w:id="2010718781">
          <w:marLeft w:val="480"/>
          <w:marRight w:val="0"/>
          <w:marTop w:val="0"/>
          <w:marBottom w:val="0"/>
          <w:divBdr>
            <w:top w:val="none" w:sz="0" w:space="0" w:color="auto"/>
            <w:left w:val="none" w:sz="0" w:space="0" w:color="auto"/>
            <w:bottom w:val="none" w:sz="0" w:space="0" w:color="auto"/>
            <w:right w:val="none" w:sz="0" w:space="0" w:color="auto"/>
          </w:divBdr>
        </w:div>
        <w:div w:id="1727484842">
          <w:marLeft w:val="480"/>
          <w:marRight w:val="0"/>
          <w:marTop w:val="0"/>
          <w:marBottom w:val="0"/>
          <w:divBdr>
            <w:top w:val="none" w:sz="0" w:space="0" w:color="auto"/>
            <w:left w:val="none" w:sz="0" w:space="0" w:color="auto"/>
            <w:bottom w:val="none" w:sz="0" w:space="0" w:color="auto"/>
            <w:right w:val="none" w:sz="0" w:space="0" w:color="auto"/>
          </w:divBdr>
        </w:div>
        <w:div w:id="625966975">
          <w:marLeft w:val="480"/>
          <w:marRight w:val="0"/>
          <w:marTop w:val="0"/>
          <w:marBottom w:val="0"/>
          <w:divBdr>
            <w:top w:val="none" w:sz="0" w:space="0" w:color="auto"/>
            <w:left w:val="none" w:sz="0" w:space="0" w:color="auto"/>
            <w:bottom w:val="none" w:sz="0" w:space="0" w:color="auto"/>
            <w:right w:val="none" w:sz="0" w:space="0" w:color="auto"/>
          </w:divBdr>
        </w:div>
        <w:div w:id="182745406">
          <w:marLeft w:val="480"/>
          <w:marRight w:val="0"/>
          <w:marTop w:val="0"/>
          <w:marBottom w:val="0"/>
          <w:divBdr>
            <w:top w:val="none" w:sz="0" w:space="0" w:color="auto"/>
            <w:left w:val="none" w:sz="0" w:space="0" w:color="auto"/>
            <w:bottom w:val="none" w:sz="0" w:space="0" w:color="auto"/>
            <w:right w:val="none" w:sz="0" w:space="0" w:color="auto"/>
          </w:divBdr>
        </w:div>
        <w:div w:id="1101874172">
          <w:marLeft w:val="480"/>
          <w:marRight w:val="0"/>
          <w:marTop w:val="0"/>
          <w:marBottom w:val="0"/>
          <w:divBdr>
            <w:top w:val="none" w:sz="0" w:space="0" w:color="auto"/>
            <w:left w:val="none" w:sz="0" w:space="0" w:color="auto"/>
            <w:bottom w:val="none" w:sz="0" w:space="0" w:color="auto"/>
            <w:right w:val="none" w:sz="0" w:space="0" w:color="auto"/>
          </w:divBdr>
        </w:div>
        <w:div w:id="1502349194">
          <w:marLeft w:val="480"/>
          <w:marRight w:val="0"/>
          <w:marTop w:val="0"/>
          <w:marBottom w:val="0"/>
          <w:divBdr>
            <w:top w:val="none" w:sz="0" w:space="0" w:color="auto"/>
            <w:left w:val="none" w:sz="0" w:space="0" w:color="auto"/>
            <w:bottom w:val="none" w:sz="0" w:space="0" w:color="auto"/>
            <w:right w:val="none" w:sz="0" w:space="0" w:color="auto"/>
          </w:divBdr>
        </w:div>
        <w:div w:id="157159948">
          <w:marLeft w:val="480"/>
          <w:marRight w:val="0"/>
          <w:marTop w:val="0"/>
          <w:marBottom w:val="0"/>
          <w:divBdr>
            <w:top w:val="none" w:sz="0" w:space="0" w:color="auto"/>
            <w:left w:val="none" w:sz="0" w:space="0" w:color="auto"/>
            <w:bottom w:val="none" w:sz="0" w:space="0" w:color="auto"/>
            <w:right w:val="none" w:sz="0" w:space="0" w:color="auto"/>
          </w:divBdr>
        </w:div>
        <w:div w:id="1501502376">
          <w:marLeft w:val="480"/>
          <w:marRight w:val="0"/>
          <w:marTop w:val="0"/>
          <w:marBottom w:val="0"/>
          <w:divBdr>
            <w:top w:val="none" w:sz="0" w:space="0" w:color="auto"/>
            <w:left w:val="none" w:sz="0" w:space="0" w:color="auto"/>
            <w:bottom w:val="none" w:sz="0" w:space="0" w:color="auto"/>
            <w:right w:val="none" w:sz="0" w:space="0" w:color="auto"/>
          </w:divBdr>
        </w:div>
        <w:div w:id="988941837">
          <w:marLeft w:val="480"/>
          <w:marRight w:val="0"/>
          <w:marTop w:val="0"/>
          <w:marBottom w:val="0"/>
          <w:divBdr>
            <w:top w:val="none" w:sz="0" w:space="0" w:color="auto"/>
            <w:left w:val="none" w:sz="0" w:space="0" w:color="auto"/>
            <w:bottom w:val="none" w:sz="0" w:space="0" w:color="auto"/>
            <w:right w:val="none" w:sz="0" w:space="0" w:color="auto"/>
          </w:divBdr>
        </w:div>
        <w:div w:id="739061484">
          <w:marLeft w:val="480"/>
          <w:marRight w:val="0"/>
          <w:marTop w:val="0"/>
          <w:marBottom w:val="0"/>
          <w:divBdr>
            <w:top w:val="none" w:sz="0" w:space="0" w:color="auto"/>
            <w:left w:val="none" w:sz="0" w:space="0" w:color="auto"/>
            <w:bottom w:val="none" w:sz="0" w:space="0" w:color="auto"/>
            <w:right w:val="none" w:sz="0" w:space="0" w:color="auto"/>
          </w:divBdr>
        </w:div>
        <w:div w:id="1734547705">
          <w:marLeft w:val="480"/>
          <w:marRight w:val="0"/>
          <w:marTop w:val="0"/>
          <w:marBottom w:val="0"/>
          <w:divBdr>
            <w:top w:val="none" w:sz="0" w:space="0" w:color="auto"/>
            <w:left w:val="none" w:sz="0" w:space="0" w:color="auto"/>
            <w:bottom w:val="none" w:sz="0" w:space="0" w:color="auto"/>
            <w:right w:val="none" w:sz="0" w:space="0" w:color="auto"/>
          </w:divBdr>
        </w:div>
      </w:divsChild>
    </w:div>
    <w:div w:id="677655057">
      <w:bodyDiv w:val="1"/>
      <w:marLeft w:val="0"/>
      <w:marRight w:val="0"/>
      <w:marTop w:val="0"/>
      <w:marBottom w:val="0"/>
      <w:divBdr>
        <w:top w:val="none" w:sz="0" w:space="0" w:color="auto"/>
        <w:left w:val="none" w:sz="0" w:space="0" w:color="auto"/>
        <w:bottom w:val="none" w:sz="0" w:space="0" w:color="auto"/>
        <w:right w:val="none" w:sz="0" w:space="0" w:color="auto"/>
      </w:divBdr>
    </w:div>
    <w:div w:id="685062887">
      <w:bodyDiv w:val="1"/>
      <w:marLeft w:val="0"/>
      <w:marRight w:val="0"/>
      <w:marTop w:val="0"/>
      <w:marBottom w:val="0"/>
      <w:divBdr>
        <w:top w:val="none" w:sz="0" w:space="0" w:color="auto"/>
        <w:left w:val="none" w:sz="0" w:space="0" w:color="auto"/>
        <w:bottom w:val="none" w:sz="0" w:space="0" w:color="auto"/>
        <w:right w:val="none" w:sz="0" w:space="0" w:color="auto"/>
      </w:divBdr>
      <w:divsChild>
        <w:div w:id="1928154114">
          <w:marLeft w:val="480"/>
          <w:marRight w:val="0"/>
          <w:marTop w:val="0"/>
          <w:marBottom w:val="0"/>
          <w:divBdr>
            <w:top w:val="none" w:sz="0" w:space="0" w:color="auto"/>
            <w:left w:val="none" w:sz="0" w:space="0" w:color="auto"/>
            <w:bottom w:val="none" w:sz="0" w:space="0" w:color="auto"/>
            <w:right w:val="none" w:sz="0" w:space="0" w:color="auto"/>
          </w:divBdr>
        </w:div>
        <w:div w:id="349838727">
          <w:marLeft w:val="480"/>
          <w:marRight w:val="0"/>
          <w:marTop w:val="0"/>
          <w:marBottom w:val="0"/>
          <w:divBdr>
            <w:top w:val="none" w:sz="0" w:space="0" w:color="auto"/>
            <w:left w:val="none" w:sz="0" w:space="0" w:color="auto"/>
            <w:bottom w:val="none" w:sz="0" w:space="0" w:color="auto"/>
            <w:right w:val="none" w:sz="0" w:space="0" w:color="auto"/>
          </w:divBdr>
        </w:div>
        <w:div w:id="379944605">
          <w:marLeft w:val="480"/>
          <w:marRight w:val="0"/>
          <w:marTop w:val="0"/>
          <w:marBottom w:val="0"/>
          <w:divBdr>
            <w:top w:val="none" w:sz="0" w:space="0" w:color="auto"/>
            <w:left w:val="none" w:sz="0" w:space="0" w:color="auto"/>
            <w:bottom w:val="none" w:sz="0" w:space="0" w:color="auto"/>
            <w:right w:val="none" w:sz="0" w:space="0" w:color="auto"/>
          </w:divBdr>
        </w:div>
        <w:div w:id="730274686">
          <w:marLeft w:val="480"/>
          <w:marRight w:val="0"/>
          <w:marTop w:val="0"/>
          <w:marBottom w:val="0"/>
          <w:divBdr>
            <w:top w:val="none" w:sz="0" w:space="0" w:color="auto"/>
            <w:left w:val="none" w:sz="0" w:space="0" w:color="auto"/>
            <w:bottom w:val="none" w:sz="0" w:space="0" w:color="auto"/>
            <w:right w:val="none" w:sz="0" w:space="0" w:color="auto"/>
          </w:divBdr>
        </w:div>
        <w:div w:id="221794063">
          <w:marLeft w:val="480"/>
          <w:marRight w:val="0"/>
          <w:marTop w:val="0"/>
          <w:marBottom w:val="0"/>
          <w:divBdr>
            <w:top w:val="none" w:sz="0" w:space="0" w:color="auto"/>
            <w:left w:val="none" w:sz="0" w:space="0" w:color="auto"/>
            <w:bottom w:val="none" w:sz="0" w:space="0" w:color="auto"/>
            <w:right w:val="none" w:sz="0" w:space="0" w:color="auto"/>
          </w:divBdr>
        </w:div>
        <w:div w:id="68505878">
          <w:marLeft w:val="480"/>
          <w:marRight w:val="0"/>
          <w:marTop w:val="0"/>
          <w:marBottom w:val="0"/>
          <w:divBdr>
            <w:top w:val="none" w:sz="0" w:space="0" w:color="auto"/>
            <w:left w:val="none" w:sz="0" w:space="0" w:color="auto"/>
            <w:bottom w:val="none" w:sz="0" w:space="0" w:color="auto"/>
            <w:right w:val="none" w:sz="0" w:space="0" w:color="auto"/>
          </w:divBdr>
        </w:div>
        <w:div w:id="449787025">
          <w:marLeft w:val="480"/>
          <w:marRight w:val="0"/>
          <w:marTop w:val="0"/>
          <w:marBottom w:val="0"/>
          <w:divBdr>
            <w:top w:val="none" w:sz="0" w:space="0" w:color="auto"/>
            <w:left w:val="none" w:sz="0" w:space="0" w:color="auto"/>
            <w:bottom w:val="none" w:sz="0" w:space="0" w:color="auto"/>
            <w:right w:val="none" w:sz="0" w:space="0" w:color="auto"/>
          </w:divBdr>
        </w:div>
        <w:div w:id="1719473921">
          <w:marLeft w:val="480"/>
          <w:marRight w:val="0"/>
          <w:marTop w:val="0"/>
          <w:marBottom w:val="0"/>
          <w:divBdr>
            <w:top w:val="none" w:sz="0" w:space="0" w:color="auto"/>
            <w:left w:val="none" w:sz="0" w:space="0" w:color="auto"/>
            <w:bottom w:val="none" w:sz="0" w:space="0" w:color="auto"/>
            <w:right w:val="none" w:sz="0" w:space="0" w:color="auto"/>
          </w:divBdr>
        </w:div>
        <w:div w:id="1786928391">
          <w:marLeft w:val="480"/>
          <w:marRight w:val="0"/>
          <w:marTop w:val="0"/>
          <w:marBottom w:val="0"/>
          <w:divBdr>
            <w:top w:val="none" w:sz="0" w:space="0" w:color="auto"/>
            <w:left w:val="none" w:sz="0" w:space="0" w:color="auto"/>
            <w:bottom w:val="none" w:sz="0" w:space="0" w:color="auto"/>
            <w:right w:val="none" w:sz="0" w:space="0" w:color="auto"/>
          </w:divBdr>
        </w:div>
        <w:div w:id="275909377">
          <w:marLeft w:val="480"/>
          <w:marRight w:val="0"/>
          <w:marTop w:val="0"/>
          <w:marBottom w:val="0"/>
          <w:divBdr>
            <w:top w:val="none" w:sz="0" w:space="0" w:color="auto"/>
            <w:left w:val="none" w:sz="0" w:space="0" w:color="auto"/>
            <w:bottom w:val="none" w:sz="0" w:space="0" w:color="auto"/>
            <w:right w:val="none" w:sz="0" w:space="0" w:color="auto"/>
          </w:divBdr>
        </w:div>
        <w:div w:id="446193276">
          <w:marLeft w:val="480"/>
          <w:marRight w:val="0"/>
          <w:marTop w:val="0"/>
          <w:marBottom w:val="0"/>
          <w:divBdr>
            <w:top w:val="none" w:sz="0" w:space="0" w:color="auto"/>
            <w:left w:val="none" w:sz="0" w:space="0" w:color="auto"/>
            <w:bottom w:val="none" w:sz="0" w:space="0" w:color="auto"/>
            <w:right w:val="none" w:sz="0" w:space="0" w:color="auto"/>
          </w:divBdr>
        </w:div>
      </w:divsChild>
    </w:div>
    <w:div w:id="688261996">
      <w:bodyDiv w:val="1"/>
      <w:marLeft w:val="0"/>
      <w:marRight w:val="0"/>
      <w:marTop w:val="0"/>
      <w:marBottom w:val="0"/>
      <w:divBdr>
        <w:top w:val="none" w:sz="0" w:space="0" w:color="auto"/>
        <w:left w:val="none" w:sz="0" w:space="0" w:color="auto"/>
        <w:bottom w:val="none" w:sz="0" w:space="0" w:color="auto"/>
        <w:right w:val="none" w:sz="0" w:space="0" w:color="auto"/>
      </w:divBdr>
    </w:div>
    <w:div w:id="715128845">
      <w:bodyDiv w:val="1"/>
      <w:marLeft w:val="0"/>
      <w:marRight w:val="0"/>
      <w:marTop w:val="0"/>
      <w:marBottom w:val="0"/>
      <w:divBdr>
        <w:top w:val="none" w:sz="0" w:space="0" w:color="auto"/>
        <w:left w:val="none" w:sz="0" w:space="0" w:color="auto"/>
        <w:bottom w:val="none" w:sz="0" w:space="0" w:color="auto"/>
        <w:right w:val="none" w:sz="0" w:space="0" w:color="auto"/>
      </w:divBdr>
      <w:divsChild>
        <w:div w:id="1260288791">
          <w:marLeft w:val="480"/>
          <w:marRight w:val="0"/>
          <w:marTop w:val="0"/>
          <w:marBottom w:val="0"/>
          <w:divBdr>
            <w:top w:val="none" w:sz="0" w:space="0" w:color="auto"/>
            <w:left w:val="none" w:sz="0" w:space="0" w:color="auto"/>
            <w:bottom w:val="none" w:sz="0" w:space="0" w:color="auto"/>
            <w:right w:val="none" w:sz="0" w:space="0" w:color="auto"/>
          </w:divBdr>
        </w:div>
        <w:div w:id="1823890291">
          <w:marLeft w:val="480"/>
          <w:marRight w:val="0"/>
          <w:marTop w:val="0"/>
          <w:marBottom w:val="0"/>
          <w:divBdr>
            <w:top w:val="none" w:sz="0" w:space="0" w:color="auto"/>
            <w:left w:val="none" w:sz="0" w:space="0" w:color="auto"/>
            <w:bottom w:val="none" w:sz="0" w:space="0" w:color="auto"/>
            <w:right w:val="none" w:sz="0" w:space="0" w:color="auto"/>
          </w:divBdr>
        </w:div>
        <w:div w:id="1134716544">
          <w:marLeft w:val="480"/>
          <w:marRight w:val="0"/>
          <w:marTop w:val="0"/>
          <w:marBottom w:val="0"/>
          <w:divBdr>
            <w:top w:val="none" w:sz="0" w:space="0" w:color="auto"/>
            <w:left w:val="none" w:sz="0" w:space="0" w:color="auto"/>
            <w:bottom w:val="none" w:sz="0" w:space="0" w:color="auto"/>
            <w:right w:val="none" w:sz="0" w:space="0" w:color="auto"/>
          </w:divBdr>
        </w:div>
        <w:div w:id="1464422600">
          <w:marLeft w:val="480"/>
          <w:marRight w:val="0"/>
          <w:marTop w:val="0"/>
          <w:marBottom w:val="0"/>
          <w:divBdr>
            <w:top w:val="none" w:sz="0" w:space="0" w:color="auto"/>
            <w:left w:val="none" w:sz="0" w:space="0" w:color="auto"/>
            <w:bottom w:val="none" w:sz="0" w:space="0" w:color="auto"/>
            <w:right w:val="none" w:sz="0" w:space="0" w:color="auto"/>
          </w:divBdr>
        </w:div>
        <w:div w:id="1980721729">
          <w:marLeft w:val="480"/>
          <w:marRight w:val="0"/>
          <w:marTop w:val="0"/>
          <w:marBottom w:val="0"/>
          <w:divBdr>
            <w:top w:val="none" w:sz="0" w:space="0" w:color="auto"/>
            <w:left w:val="none" w:sz="0" w:space="0" w:color="auto"/>
            <w:bottom w:val="none" w:sz="0" w:space="0" w:color="auto"/>
            <w:right w:val="none" w:sz="0" w:space="0" w:color="auto"/>
          </w:divBdr>
        </w:div>
        <w:div w:id="1375693460">
          <w:marLeft w:val="480"/>
          <w:marRight w:val="0"/>
          <w:marTop w:val="0"/>
          <w:marBottom w:val="0"/>
          <w:divBdr>
            <w:top w:val="none" w:sz="0" w:space="0" w:color="auto"/>
            <w:left w:val="none" w:sz="0" w:space="0" w:color="auto"/>
            <w:bottom w:val="none" w:sz="0" w:space="0" w:color="auto"/>
            <w:right w:val="none" w:sz="0" w:space="0" w:color="auto"/>
          </w:divBdr>
        </w:div>
        <w:div w:id="865366680">
          <w:marLeft w:val="480"/>
          <w:marRight w:val="0"/>
          <w:marTop w:val="0"/>
          <w:marBottom w:val="0"/>
          <w:divBdr>
            <w:top w:val="none" w:sz="0" w:space="0" w:color="auto"/>
            <w:left w:val="none" w:sz="0" w:space="0" w:color="auto"/>
            <w:bottom w:val="none" w:sz="0" w:space="0" w:color="auto"/>
            <w:right w:val="none" w:sz="0" w:space="0" w:color="auto"/>
          </w:divBdr>
        </w:div>
        <w:div w:id="1125613077">
          <w:marLeft w:val="480"/>
          <w:marRight w:val="0"/>
          <w:marTop w:val="0"/>
          <w:marBottom w:val="0"/>
          <w:divBdr>
            <w:top w:val="none" w:sz="0" w:space="0" w:color="auto"/>
            <w:left w:val="none" w:sz="0" w:space="0" w:color="auto"/>
            <w:bottom w:val="none" w:sz="0" w:space="0" w:color="auto"/>
            <w:right w:val="none" w:sz="0" w:space="0" w:color="auto"/>
          </w:divBdr>
        </w:div>
        <w:div w:id="2068525342">
          <w:marLeft w:val="480"/>
          <w:marRight w:val="0"/>
          <w:marTop w:val="0"/>
          <w:marBottom w:val="0"/>
          <w:divBdr>
            <w:top w:val="none" w:sz="0" w:space="0" w:color="auto"/>
            <w:left w:val="none" w:sz="0" w:space="0" w:color="auto"/>
            <w:bottom w:val="none" w:sz="0" w:space="0" w:color="auto"/>
            <w:right w:val="none" w:sz="0" w:space="0" w:color="auto"/>
          </w:divBdr>
        </w:div>
        <w:div w:id="1090388007">
          <w:marLeft w:val="480"/>
          <w:marRight w:val="0"/>
          <w:marTop w:val="0"/>
          <w:marBottom w:val="0"/>
          <w:divBdr>
            <w:top w:val="none" w:sz="0" w:space="0" w:color="auto"/>
            <w:left w:val="none" w:sz="0" w:space="0" w:color="auto"/>
            <w:bottom w:val="none" w:sz="0" w:space="0" w:color="auto"/>
            <w:right w:val="none" w:sz="0" w:space="0" w:color="auto"/>
          </w:divBdr>
        </w:div>
        <w:div w:id="1566839973">
          <w:marLeft w:val="480"/>
          <w:marRight w:val="0"/>
          <w:marTop w:val="0"/>
          <w:marBottom w:val="0"/>
          <w:divBdr>
            <w:top w:val="none" w:sz="0" w:space="0" w:color="auto"/>
            <w:left w:val="none" w:sz="0" w:space="0" w:color="auto"/>
            <w:bottom w:val="none" w:sz="0" w:space="0" w:color="auto"/>
            <w:right w:val="none" w:sz="0" w:space="0" w:color="auto"/>
          </w:divBdr>
        </w:div>
        <w:div w:id="1132940776">
          <w:marLeft w:val="480"/>
          <w:marRight w:val="0"/>
          <w:marTop w:val="0"/>
          <w:marBottom w:val="0"/>
          <w:divBdr>
            <w:top w:val="none" w:sz="0" w:space="0" w:color="auto"/>
            <w:left w:val="none" w:sz="0" w:space="0" w:color="auto"/>
            <w:bottom w:val="none" w:sz="0" w:space="0" w:color="auto"/>
            <w:right w:val="none" w:sz="0" w:space="0" w:color="auto"/>
          </w:divBdr>
        </w:div>
        <w:div w:id="964778166">
          <w:marLeft w:val="480"/>
          <w:marRight w:val="0"/>
          <w:marTop w:val="0"/>
          <w:marBottom w:val="0"/>
          <w:divBdr>
            <w:top w:val="none" w:sz="0" w:space="0" w:color="auto"/>
            <w:left w:val="none" w:sz="0" w:space="0" w:color="auto"/>
            <w:bottom w:val="none" w:sz="0" w:space="0" w:color="auto"/>
            <w:right w:val="none" w:sz="0" w:space="0" w:color="auto"/>
          </w:divBdr>
        </w:div>
        <w:div w:id="1492480918">
          <w:marLeft w:val="480"/>
          <w:marRight w:val="0"/>
          <w:marTop w:val="0"/>
          <w:marBottom w:val="0"/>
          <w:divBdr>
            <w:top w:val="none" w:sz="0" w:space="0" w:color="auto"/>
            <w:left w:val="none" w:sz="0" w:space="0" w:color="auto"/>
            <w:bottom w:val="none" w:sz="0" w:space="0" w:color="auto"/>
            <w:right w:val="none" w:sz="0" w:space="0" w:color="auto"/>
          </w:divBdr>
        </w:div>
        <w:div w:id="356661954">
          <w:marLeft w:val="480"/>
          <w:marRight w:val="0"/>
          <w:marTop w:val="0"/>
          <w:marBottom w:val="0"/>
          <w:divBdr>
            <w:top w:val="none" w:sz="0" w:space="0" w:color="auto"/>
            <w:left w:val="none" w:sz="0" w:space="0" w:color="auto"/>
            <w:bottom w:val="none" w:sz="0" w:space="0" w:color="auto"/>
            <w:right w:val="none" w:sz="0" w:space="0" w:color="auto"/>
          </w:divBdr>
        </w:div>
        <w:div w:id="729966162">
          <w:marLeft w:val="480"/>
          <w:marRight w:val="0"/>
          <w:marTop w:val="0"/>
          <w:marBottom w:val="0"/>
          <w:divBdr>
            <w:top w:val="none" w:sz="0" w:space="0" w:color="auto"/>
            <w:left w:val="none" w:sz="0" w:space="0" w:color="auto"/>
            <w:bottom w:val="none" w:sz="0" w:space="0" w:color="auto"/>
            <w:right w:val="none" w:sz="0" w:space="0" w:color="auto"/>
          </w:divBdr>
        </w:div>
        <w:div w:id="898323970">
          <w:marLeft w:val="480"/>
          <w:marRight w:val="0"/>
          <w:marTop w:val="0"/>
          <w:marBottom w:val="0"/>
          <w:divBdr>
            <w:top w:val="none" w:sz="0" w:space="0" w:color="auto"/>
            <w:left w:val="none" w:sz="0" w:space="0" w:color="auto"/>
            <w:bottom w:val="none" w:sz="0" w:space="0" w:color="auto"/>
            <w:right w:val="none" w:sz="0" w:space="0" w:color="auto"/>
          </w:divBdr>
        </w:div>
        <w:div w:id="1233538925">
          <w:marLeft w:val="480"/>
          <w:marRight w:val="0"/>
          <w:marTop w:val="0"/>
          <w:marBottom w:val="0"/>
          <w:divBdr>
            <w:top w:val="none" w:sz="0" w:space="0" w:color="auto"/>
            <w:left w:val="none" w:sz="0" w:space="0" w:color="auto"/>
            <w:bottom w:val="none" w:sz="0" w:space="0" w:color="auto"/>
            <w:right w:val="none" w:sz="0" w:space="0" w:color="auto"/>
          </w:divBdr>
        </w:div>
        <w:div w:id="1663196079">
          <w:marLeft w:val="480"/>
          <w:marRight w:val="0"/>
          <w:marTop w:val="0"/>
          <w:marBottom w:val="0"/>
          <w:divBdr>
            <w:top w:val="none" w:sz="0" w:space="0" w:color="auto"/>
            <w:left w:val="none" w:sz="0" w:space="0" w:color="auto"/>
            <w:bottom w:val="none" w:sz="0" w:space="0" w:color="auto"/>
            <w:right w:val="none" w:sz="0" w:space="0" w:color="auto"/>
          </w:divBdr>
        </w:div>
        <w:div w:id="837890786">
          <w:marLeft w:val="480"/>
          <w:marRight w:val="0"/>
          <w:marTop w:val="0"/>
          <w:marBottom w:val="0"/>
          <w:divBdr>
            <w:top w:val="none" w:sz="0" w:space="0" w:color="auto"/>
            <w:left w:val="none" w:sz="0" w:space="0" w:color="auto"/>
            <w:bottom w:val="none" w:sz="0" w:space="0" w:color="auto"/>
            <w:right w:val="none" w:sz="0" w:space="0" w:color="auto"/>
          </w:divBdr>
        </w:div>
        <w:div w:id="242490157">
          <w:marLeft w:val="480"/>
          <w:marRight w:val="0"/>
          <w:marTop w:val="0"/>
          <w:marBottom w:val="0"/>
          <w:divBdr>
            <w:top w:val="none" w:sz="0" w:space="0" w:color="auto"/>
            <w:left w:val="none" w:sz="0" w:space="0" w:color="auto"/>
            <w:bottom w:val="none" w:sz="0" w:space="0" w:color="auto"/>
            <w:right w:val="none" w:sz="0" w:space="0" w:color="auto"/>
          </w:divBdr>
        </w:div>
        <w:div w:id="666372532">
          <w:marLeft w:val="480"/>
          <w:marRight w:val="0"/>
          <w:marTop w:val="0"/>
          <w:marBottom w:val="0"/>
          <w:divBdr>
            <w:top w:val="none" w:sz="0" w:space="0" w:color="auto"/>
            <w:left w:val="none" w:sz="0" w:space="0" w:color="auto"/>
            <w:bottom w:val="none" w:sz="0" w:space="0" w:color="auto"/>
            <w:right w:val="none" w:sz="0" w:space="0" w:color="auto"/>
          </w:divBdr>
        </w:div>
        <w:div w:id="1046757298">
          <w:marLeft w:val="480"/>
          <w:marRight w:val="0"/>
          <w:marTop w:val="0"/>
          <w:marBottom w:val="0"/>
          <w:divBdr>
            <w:top w:val="none" w:sz="0" w:space="0" w:color="auto"/>
            <w:left w:val="none" w:sz="0" w:space="0" w:color="auto"/>
            <w:bottom w:val="none" w:sz="0" w:space="0" w:color="auto"/>
            <w:right w:val="none" w:sz="0" w:space="0" w:color="auto"/>
          </w:divBdr>
        </w:div>
        <w:div w:id="1842230499">
          <w:marLeft w:val="480"/>
          <w:marRight w:val="0"/>
          <w:marTop w:val="0"/>
          <w:marBottom w:val="0"/>
          <w:divBdr>
            <w:top w:val="none" w:sz="0" w:space="0" w:color="auto"/>
            <w:left w:val="none" w:sz="0" w:space="0" w:color="auto"/>
            <w:bottom w:val="none" w:sz="0" w:space="0" w:color="auto"/>
            <w:right w:val="none" w:sz="0" w:space="0" w:color="auto"/>
          </w:divBdr>
        </w:div>
        <w:div w:id="678893617">
          <w:marLeft w:val="480"/>
          <w:marRight w:val="0"/>
          <w:marTop w:val="0"/>
          <w:marBottom w:val="0"/>
          <w:divBdr>
            <w:top w:val="none" w:sz="0" w:space="0" w:color="auto"/>
            <w:left w:val="none" w:sz="0" w:space="0" w:color="auto"/>
            <w:bottom w:val="none" w:sz="0" w:space="0" w:color="auto"/>
            <w:right w:val="none" w:sz="0" w:space="0" w:color="auto"/>
          </w:divBdr>
        </w:div>
        <w:div w:id="1495336012">
          <w:marLeft w:val="480"/>
          <w:marRight w:val="0"/>
          <w:marTop w:val="0"/>
          <w:marBottom w:val="0"/>
          <w:divBdr>
            <w:top w:val="none" w:sz="0" w:space="0" w:color="auto"/>
            <w:left w:val="none" w:sz="0" w:space="0" w:color="auto"/>
            <w:bottom w:val="none" w:sz="0" w:space="0" w:color="auto"/>
            <w:right w:val="none" w:sz="0" w:space="0" w:color="auto"/>
          </w:divBdr>
        </w:div>
      </w:divsChild>
    </w:div>
    <w:div w:id="716592088">
      <w:bodyDiv w:val="1"/>
      <w:marLeft w:val="0"/>
      <w:marRight w:val="0"/>
      <w:marTop w:val="0"/>
      <w:marBottom w:val="0"/>
      <w:divBdr>
        <w:top w:val="none" w:sz="0" w:space="0" w:color="auto"/>
        <w:left w:val="none" w:sz="0" w:space="0" w:color="auto"/>
        <w:bottom w:val="none" w:sz="0" w:space="0" w:color="auto"/>
        <w:right w:val="none" w:sz="0" w:space="0" w:color="auto"/>
      </w:divBdr>
      <w:divsChild>
        <w:div w:id="2119064275">
          <w:marLeft w:val="480"/>
          <w:marRight w:val="0"/>
          <w:marTop w:val="0"/>
          <w:marBottom w:val="0"/>
          <w:divBdr>
            <w:top w:val="none" w:sz="0" w:space="0" w:color="auto"/>
            <w:left w:val="none" w:sz="0" w:space="0" w:color="auto"/>
            <w:bottom w:val="none" w:sz="0" w:space="0" w:color="auto"/>
            <w:right w:val="none" w:sz="0" w:space="0" w:color="auto"/>
          </w:divBdr>
        </w:div>
        <w:div w:id="340473008">
          <w:marLeft w:val="480"/>
          <w:marRight w:val="0"/>
          <w:marTop w:val="0"/>
          <w:marBottom w:val="0"/>
          <w:divBdr>
            <w:top w:val="none" w:sz="0" w:space="0" w:color="auto"/>
            <w:left w:val="none" w:sz="0" w:space="0" w:color="auto"/>
            <w:bottom w:val="none" w:sz="0" w:space="0" w:color="auto"/>
            <w:right w:val="none" w:sz="0" w:space="0" w:color="auto"/>
          </w:divBdr>
        </w:div>
        <w:div w:id="812480522">
          <w:marLeft w:val="480"/>
          <w:marRight w:val="0"/>
          <w:marTop w:val="0"/>
          <w:marBottom w:val="0"/>
          <w:divBdr>
            <w:top w:val="none" w:sz="0" w:space="0" w:color="auto"/>
            <w:left w:val="none" w:sz="0" w:space="0" w:color="auto"/>
            <w:bottom w:val="none" w:sz="0" w:space="0" w:color="auto"/>
            <w:right w:val="none" w:sz="0" w:space="0" w:color="auto"/>
          </w:divBdr>
        </w:div>
        <w:div w:id="2136831059">
          <w:marLeft w:val="480"/>
          <w:marRight w:val="0"/>
          <w:marTop w:val="0"/>
          <w:marBottom w:val="0"/>
          <w:divBdr>
            <w:top w:val="none" w:sz="0" w:space="0" w:color="auto"/>
            <w:left w:val="none" w:sz="0" w:space="0" w:color="auto"/>
            <w:bottom w:val="none" w:sz="0" w:space="0" w:color="auto"/>
            <w:right w:val="none" w:sz="0" w:space="0" w:color="auto"/>
          </w:divBdr>
        </w:div>
        <w:div w:id="1731003427">
          <w:marLeft w:val="480"/>
          <w:marRight w:val="0"/>
          <w:marTop w:val="0"/>
          <w:marBottom w:val="0"/>
          <w:divBdr>
            <w:top w:val="none" w:sz="0" w:space="0" w:color="auto"/>
            <w:left w:val="none" w:sz="0" w:space="0" w:color="auto"/>
            <w:bottom w:val="none" w:sz="0" w:space="0" w:color="auto"/>
            <w:right w:val="none" w:sz="0" w:space="0" w:color="auto"/>
          </w:divBdr>
        </w:div>
        <w:div w:id="1593854694">
          <w:marLeft w:val="480"/>
          <w:marRight w:val="0"/>
          <w:marTop w:val="0"/>
          <w:marBottom w:val="0"/>
          <w:divBdr>
            <w:top w:val="none" w:sz="0" w:space="0" w:color="auto"/>
            <w:left w:val="none" w:sz="0" w:space="0" w:color="auto"/>
            <w:bottom w:val="none" w:sz="0" w:space="0" w:color="auto"/>
            <w:right w:val="none" w:sz="0" w:space="0" w:color="auto"/>
          </w:divBdr>
        </w:div>
        <w:div w:id="424502719">
          <w:marLeft w:val="480"/>
          <w:marRight w:val="0"/>
          <w:marTop w:val="0"/>
          <w:marBottom w:val="0"/>
          <w:divBdr>
            <w:top w:val="none" w:sz="0" w:space="0" w:color="auto"/>
            <w:left w:val="none" w:sz="0" w:space="0" w:color="auto"/>
            <w:bottom w:val="none" w:sz="0" w:space="0" w:color="auto"/>
            <w:right w:val="none" w:sz="0" w:space="0" w:color="auto"/>
          </w:divBdr>
        </w:div>
        <w:div w:id="670914104">
          <w:marLeft w:val="480"/>
          <w:marRight w:val="0"/>
          <w:marTop w:val="0"/>
          <w:marBottom w:val="0"/>
          <w:divBdr>
            <w:top w:val="none" w:sz="0" w:space="0" w:color="auto"/>
            <w:left w:val="none" w:sz="0" w:space="0" w:color="auto"/>
            <w:bottom w:val="none" w:sz="0" w:space="0" w:color="auto"/>
            <w:right w:val="none" w:sz="0" w:space="0" w:color="auto"/>
          </w:divBdr>
        </w:div>
        <w:div w:id="252206043">
          <w:marLeft w:val="480"/>
          <w:marRight w:val="0"/>
          <w:marTop w:val="0"/>
          <w:marBottom w:val="0"/>
          <w:divBdr>
            <w:top w:val="none" w:sz="0" w:space="0" w:color="auto"/>
            <w:left w:val="none" w:sz="0" w:space="0" w:color="auto"/>
            <w:bottom w:val="none" w:sz="0" w:space="0" w:color="auto"/>
            <w:right w:val="none" w:sz="0" w:space="0" w:color="auto"/>
          </w:divBdr>
        </w:div>
        <w:div w:id="2105419057">
          <w:marLeft w:val="480"/>
          <w:marRight w:val="0"/>
          <w:marTop w:val="0"/>
          <w:marBottom w:val="0"/>
          <w:divBdr>
            <w:top w:val="none" w:sz="0" w:space="0" w:color="auto"/>
            <w:left w:val="none" w:sz="0" w:space="0" w:color="auto"/>
            <w:bottom w:val="none" w:sz="0" w:space="0" w:color="auto"/>
            <w:right w:val="none" w:sz="0" w:space="0" w:color="auto"/>
          </w:divBdr>
        </w:div>
        <w:div w:id="982082586">
          <w:marLeft w:val="480"/>
          <w:marRight w:val="0"/>
          <w:marTop w:val="0"/>
          <w:marBottom w:val="0"/>
          <w:divBdr>
            <w:top w:val="none" w:sz="0" w:space="0" w:color="auto"/>
            <w:left w:val="none" w:sz="0" w:space="0" w:color="auto"/>
            <w:bottom w:val="none" w:sz="0" w:space="0" w:color="auto"/>
            <w:right w:val="none" w:sz="0" w:space="0" w:color="auto"/>
          </w:divBdr>
        </w:div>
        <w:div w:id="1184906393">
          <w:marLeft w:val="480"/>
          <w:marRight w:val="0"/>
          <w:marTop w:val="0"/>
          <w:marBottom w:val="0"/>
          <w:divBdr>
            <w:top w:val="none" w:sz="0" w:space="0" w:color="auto"/>
            <w:left w:val="none" w:sz="0" w:space="0" w:color="auto"/>
            <w:bottom w:val="none" w:sz="0" w:space="0" w:color="auto"/>
            <w:right w:val="none" w:sz="0" w:space="0" w:color="auto"/>
          </w:divBdr>
        </w:div>
        <w:div w:id="1339624489">
          <w:marLeft w:val="480"/>
          <w:marRight w:val="0"/>
          <w:marTop w:val="0"/>
          <w:marBottom w:val="0"/>
          <w:divBdr>
            <w:top w:val="none" w:sz="0" w:space="0" w:color="auto"/>
            <w:left w:val="none" w:sz="0" w:space="0" w:color="auto"/>
            <w:bottom w:val="none" w:sz="0" w:space="0" w:color="auto"/>
            <w:right w:val="none" w:sz="0" w:space="0" w:color="auto"/>
          </w:divBdr>
        </w:div>
        <w:div w:id="943729557">
          <w:marLeft w:val="480"/>
          <w:marRight w:val="0"/>
          <w:marTop w:val="0"/>
          <w:marBottom w:val="0"/>
          <w:divBdr>
            <w:top w:val="none" w:sz="0" w:space="0" w:color="auto"/>
            <w:left w:val="none" w:sz="0" w:space="0" w:color="auto"/>
            <w:bottom w:val="none" w:sz="0" w:space="0" w:color="auto"/>
            <w:right w:val="none" w:sz="0" w:space="0" w:color="auto"/>
          </w:divBdr>
        </w:div>
        <w:div w:id="2001349071">
          <w:marLeft w:val="480"/>
          <w:marRight w:val="0"/>
          <w:marTop w:val="0"/>
          <w:marBottom w:val="0"/>
          <w:divBdr>
            <w:top w:val="none" w:sz="0" w:space="0" w:color="auto"/>
            <w:left w:val="none" w:sz="0" w:space="0" w:color="auto"/>
            <w:bottom w:val="none" w:sz="0" w:space="0" w:color="auto"/>
            <w:right w:val="none" w:sz="0" w:space="0" w:color="auto"/>
          </w:divBdr>
        </w:div>
      </w:divsChild>
    </w:div>
    <w:div w:id="717361015">
      <w:bodyDiv w:val="1"/>
      <w:marLeft w:val="0"/>
      <w:marRight w:val="0"/>
      <w:marTop w:val="0"/>
      <w:marBottom w:val="0"/>
      <w:divBdr>
        <w:top w:val="none" w:sz="0" w:space="0" w:color="auto"/>
        <w:left w:val="none" w:sz="0" w:space="0" w:color="auto"/>
        <w:bottom w:val="none" w:sz="0" w:space="0" w:color="auto"/>
        <w:right w:val="none" w:sz="0" w:space="0" w:color="auto"/>
      </w:divBdr>
      <w:divsChild>
        <w:div w:id="1051268080">
          <w:marLeft w:val="480"/>
          <w:marRight w:val="0"/>
          <w:marTop w:val="0"/>
          <w:marBottom w:val="0"/>
          <w:divBdr>
            <w:top w:val="none" w:sz="0" w:space="0" w:color="auto"/>
            <w:left w:val="none" w:sz="0" w:space="0" w:color="auto"/>
            <w:bottom w:val="none" w:sz="0" w:space="0" w:color="auto"/>
            <w:right w:val="none" w:sz="0" w:space="0" w:color="auto"/>
          </w:divBdr>
        </w:div>
        <w:div w:id="1268780211">
          <w:marLeft w:val="480"/>
          <w:marRight w:val="0"/>
          <w:marTop w:val="0"/>
          <w:marBottom w:val="0"/>
          <w:divBdr>
            <w:top w:val="none" w:sz="0" w:space="0" w:color="auto"/>
            <w:left w:val="none" w:sz="0" w:space="0" w:color="auto"/>
            <w:bottom w:val="none" w:sz="0" w:space="0" w:color="auto"/>
            <w:right w:val="none" w:sz="0" w:space="0" w:color="auto"/>
          </w:divBdr>
        </w:div>
        <w:div w:id="769743506">
          <w:marLeft w:val="480"/>
          <w:marRight w:val="0"/>
          <w:marTop w:val="0"/>
          <w:marBottom w:val="0"/>
          <w:divBdr>
            <w:top w:val="none" w:sz="0" w:space="0" w:color="auto"/>
            <w:left w:val="none" w:sz="0" w:space="0" w:color="auto"/>
            <w:bottom w:val="none" w:sz="0" w:space="0" w:color="auto"/>
            <w:right w:val="none" w:sz="0" w:space="0" w:color="auto"/>
          </w:divBdr>
        </w:div>
        <w:div w:id="2146580612">
          <w:marLeft w:val="480"/>
          <w:marRight w:val="0"/>
          <w:marTop w:val="0"/>
          <w:marBottom w:val="0"/>
          <w:divBdr>
            <w:top w:val="none" w:sz="0" w:space="0" w:color="auto"/>
            <w:left w:val="none" w:sz="0" w:space="0" w:color="auto"/>
            <w:bottom w:val="none" w:sz="0" w:space="0" w:color="auto"/>
            <w:right w:val="none" w:sz="0" w:space="0" w:color="auto"/>
          </w:divBdr>
        </w:div>
        <w:div w:id="305819500">
          <w:marLeft w:val="480"/>
          <w:marRight w:val="0"/>
          <w:marTop w:val="0"/>
          <w:marBottom w:val="0"/>
          <w:divBdr>
            <w:top w:val="none" w:sz="0" w:space="0" w:color="auto"/>
            <w:left w:val="none" w:sz="0" w:space="0" w:color="auto"/>
            <w:bottom w:val="none" w:sz="0" w:space="0" w:color="auto"/>
            <w:right w:val="none" w:sz="0" w:space="0" w:color="auto"/>
          </w:divBdr>
        </w:div>
        <w:div w:id="642199278">
          <w:marLeft w:val="480"/>
          <w:marRight w:val="0"/>
          <w:marTop w:val="0"/>
          <w:marBottom w:val="0"/>
          <w:divBdr>
            <w:top w:val="none" w:sz="0" w:space="0" w:color="auto"/>
            <w:left w:val="none" w:sz="0" w:space="0" w:color="auto"/>
            <w:bottom w:val="none" w:sz="0" w:space="0" w:color="auto"/>
            <w:right w:val="none" w:sz="0" w:space="0" w:color="auto"/>
          </w:divBdr>
        </w:div>
        <w:div w:id="1654218267">
          <w:marLeft w:val="480"/>
          <w:marRight w:val="0"/>
          <w:marTop w:val="0"/>
          <w:marBottom w:val="0"/>
          <w:divBdr>
            <w:top w:val="none" w:sz="0" w:space="0" w:color="auto"/>
            <w:left w:val="none" w:sz="0" w:space="0" w:color="auto"/>
            <w:bottom w:val="none" w:sz="0" w:space="0" w:color="auto"/>
            <w:right w:val="none" w:sz="0" w:space="0" w:color="auto"/>
          </w:divBdr>
        </w:div>
        <w:div w:id="313795662">
          <w:marLeft w:val="480"/>
          <w:marRight w:val="0"/>
          <w:marTop w:val="0"/>
          <w:marBottom w:val="0"/>
          <w:divBdr>
            <w:top w:val="none" w:sz="0" w:space="0" w:color="auto"/>
            <w:left w:val="none" w:sz="0" w:space="0" w:color="auto"/>
            <w:bottom w:val="none" w:sz="0" w:space="0" w:color="auto"/>
            <w:right w:val="none" w:sz="0" w:space="0" w:color="auto"/>
          </w:divBdr>
        </w:div>
        <w:div w:id="1899975081">
          <w:marLeft w:val="480"/>
          <w:marRight w:val="0"/>
          <w:marTop w:val="0"/>
          <w:marBottom w:val="0"/>
          <w:divBdr>
            <w:top w:val="none" w:sz="0" w:space="0" w:color="auto"/>
            <w:left w:val="none" w:sz="0" w:space="0" w:color="auto"/>
            <w:bottom w:val="none" w:sz="0" w:space="0" w:color="auto"/>
            <w:right w:val="none" w:sz="0" w:space="0" w:color="auto"/>
          </w:divBdr>
        </w:div>
        <w:div w:id="581984832">
          <w:marLeft w:val="480"/>
          <w:marRight w:val="0"/>
          <w:marTop w:val="0"/>
          <w:marBottom w:val="0"/>
          <w:divBdr>
            <w:top w:val="none" w:sz="0" w:space="0" w:color="auto"/>
            <w:left w:val="none" w:sz="0" w:space="0" w:color="auto"/>
            <w:bottom w:val="none" w:sz="0" w:space="0" w:color="auto"/>
            <w:right w:val="none" w:sz="0" w:space="0" w:color="auto"/>
          </w:divBdr>
        </w:div>
        <w:div w:id="929966257">
          <w:marLeft w:val="480"/>
          <w:marRight w:val="0"/>
          <w:marTop w:val="0"/>
          <w:marBottom w:val="0"/>
          <w:divBdr>
            <w:top w:val="none" w:sz="0" w:space="0" w:color="auto"/>
            <w:left w:val="none" w:sz="0" w:space="0" w:color="auto"/>
            <w:bottom w:val="none" w:sz="0" w:space="0" w:color="auto"/>
            <w:right w:val="none" w:sz="0" w:space="0" w:color="auto"/>
          </w:divBdr>
        </w:div>
        <w:div w:id="1203397530">
          <w:marLeft w:val="480"/>
          <w:marRight w:val="0"/>
          <w:marTop w:val="0"/>
          <w:marBottom w:val="0"/>
          <w:divBdr>
            <w:top w:val="none" w:sz="0" w:space="0" w:color="auto"/>
            <w:left w:val="none" w:sz="0" w:space="0" w:color="auto"/>
            <w:bottom w:val="none" w:sz="0" w:space="0" w:color="auto"/>
            <w:right w:val="none" w:sz="0" w:space="0" w:color="auto"/>
          </w:divBdr>
        </w:div>
        <w:div w:id="1080063646">
          <w:marLeft w:val="480"/>
          <w:marRight w:val="0"/>
          <w:marTop w:val="0"/>
          <w:marBottom w:val="0"/>
          <w:divBdr>
            <w:top w:val="none" w:sz="0" w:space="0" w:color="auto"/>
            <w:left w:val="none" w:sz="0" w:space="0" w:color="auto"/>
            <w:bottom w:val="none" w:sz="0" w:space="0" w:color="auto"/>
            <w:right w:val="none" w:sz="0" w:space="0" w:color="auto"/>
          </w:divBdr>
        </w:div>
        <w:div w:id="1886211127">
          <w:marLeft w:val="480"/>
          <w:marRight w:val="0"/>
          <w:marTop w:val="0"/>
          <w:marBottom w:val="0"/>
          <w:divBdr>
            <w:top w:val="none" w:sz="0" w:space="0" w:color="auto"/>
            <w:left w:val="none" w:sz="0" w:space="0" w:color="auto"/>
            <w:bottom w:val="none" w:sz="0" w:space="0" w:color="auto"/>
            <w:right w:val="none" w:sz="0" w:space="0" w:color="auto"/>
          </w:divBdr>
        </w:div>
        <w:div w:id="1625961093">
          <w:marLeft w:val="480"/>
          <w:marRight w:val="0"/>
          <w:marTop w:val="0"/>
          <w:marBottom w:val="0"/>
          <w:divBdr>
            <w:top w:val="none" w:sz="0" w:space="0" w:color="auto"/>
            <w:left w:val="none" w:sz="0" w:space="0" w:color="auto"/>
            <w:bottom w:val="none" w:sz="0" w:space="0" w:color="auto"/>
            <w:right w:val="none" w:sz="0" w:space="0" w:color="auto"/>
          </w:divBdr>
        </w:div>
        <w:div w:id="1463500031">
          <w:marLeft w:val="480"/>
          <w:marRight w:val="0"/>
          <w:marTop w:val="0"/>
          <w:marBottom w:val="0"/>
          <w:divBdr>
            <w:top w:val="none" w:sz="0" w:space="0" w:color="auto"/>
            <w:left w:val="none" w:sz="0" w:space="0" w:color="auto"/>
            <w:bottom w:val="none" w:sz="0" w:space="0" w:color="auto"/>
            <w:right w:val="none" w:sz="0" w:space="0" w:color="auto"/>
          </w:divBdr>
        </w:div>
      </w:divsChild>
    </w:div>
    <w:div w:id="726538438">
      <w:bodyDiv w:val="1"/>
      <w:marLeft w:val="0"/>
      <w:marRight w:val="0"/>
      <w:marTop w:val="0"/>
      <w:marBottom w:val="0"/>
      <w:divBdr>
        <w:top w:val="none" w:sz="0" w:space="0" w:color="auto"/>
        <w:left w:val="none" w:sz="0" w:space="0" w:color="auto"/>
        <w:bottom w:val="none" w:sz="0" w:space="0" w:color="auto"/>
        <w:right w:val="none" w:sz="0" w:space="0" w:color="auto"/>
      </w:divBdr>
      <w:divsChild>
        <w:div w:id="565261021">
          <w:marLeft w:val="480"/>
          <w:marRight w:val="0"/>
          <w:marTop w:val="0"/>
          <w:marBottom w:val="0"/>
          <w:divBdr>
            <w:top w:val="none" w:sz="0" w:space="0" w:color="auto"/>
            <w:left w:val="none" w:sz="0" w:space="0" w:color="auto"/>
            <w:bottom w:val="none" w:sz="0" w:space="0" w:color="auto"/>
            <w:right w:val="none" w:sz="0" w:space="0" w:color="auto"/>
          </w:divBdr>
        </w:div>
        <w:div w:id="331301263">
          <w:marLeft w:val="480"/>
          <w:marRight w:val="0"/>
          <w:marTop w:val="0"/>
          <w:marBottom w:val="0"/>
          <w:divBdr>
            <w:top w:val="none" w:sz="0" w:space="0" w:color="auto"/>
            <w:left w:val="none" w:sz="0" w:space="0" w:color="auto"/>
            <w:bottom w:val="none" w:sz="0" w:space="0" w:color="auto"/>
            <w:right w:val="none" w:sz="0" w:space="0" w:color="auto"/>
          </w:divBdr>
        </w:div>
        <w:div w:id="1074162802">
          <w:marLeft w:val="480"/>
          <w:marRight w:val="0"/>
          <w:marTop w:val="0"/>
          <w:marBottom w:val="0"/>
          <w:divBdr>
            <w:top w:val="none" w:sz="0" w:space="0" w:color="auto"/>
            <w:left w:val="none" w:sz="0" w:space="0" w:color="auto"/>
            <w:bottom w:val="none" w:sz="0" w:space="0" w:color="auto"/>
            <w:right w:val="none" w:sz="0" w:space="0" w:color="auto"/>
          </w:divBdr>
        </w:div>
        <w:div w:id="1921717668">
          <w:marLeft w:val="480"/>
          <w:marRight w:val="0"/>
          <w:marTop w:val="0"/>
          <w:marBottom w:val="0"/>
          <w:divBdr>
            <w:top w:val="none" w:sz="0" w:space="0" w:color="auto"/>
            <w:left w:val="none" w:sz="0" w:space="0" w:color="auto"/>
            <w:bottom w:val="none" w:sz="0" w:space="0" w:color="auto"/>
            <w:right w:val="none" w:sz="0" w:space="0" w:color="auto"/>
          </w:divBdr>
        </w:div>
      </w:divsChild>
    </w:div>
    <w:div w:id="726877130">
      <w:bodyDiv w:val="1"/>
      <w:marLeft w:val="0"/>
      <w:marRight w:val="0"/>
      <w:marTop w:val="0"/>
      <w:marBottom w:val="0"/>
      <w:divBdr>
        <w:top w:val="none" w:sz="0" w:space="0" w:color="auto"/>
        <w:left w:val="none" w:sz="0" w:space="0" w:color="auto"/>
        <w:bottom w:val="none" w:sz="0" w:space="0" w:color="auto"/>
        <w:right w:val="none" w:sz="0" w:space="0" w:color="auto"/>
      </w:divBdr>
      <w:divsChild>
        <w:div w:id="42406213">
          <w:marLeft w:val="480"/>
          <w:marRight w:val="0"/>
          <w:marTop w:val="0"/>
          <w:marBottom w:val="0"/>
          <w:divBdr>
            <w:top w:val="none" w:sz="0" w:space="0" w:color="auto"/>
            <w:left w:val="none" w:sz="0" w:space="0" w:color="auto"/>
            <w:bottom w:val="none" w:sz="0" w:space="0" w:color="auto"/>
            <w:right w:val="none" w:sz="0" w:space="0" w:color="auto"/>
          </w:divBdr>
        </w:div>
        <w:div w:id="1393305878">
          <w:marLeft w:val="480"/>
          <w:marRight w:val="0"/>
          <w:marTop w:val="0"/>
          <w:marBottom w:val="0"/>
          <w:divBdr>
            <w:top w:val="none" w:sz="0" w:space="0" w:color="auto"/>
            <w:left w:val="none" w:sz="0" w:space="0" w:color="auto"/>
            <w:bottom w:val="none" w:sz="0" w:space="0" w:color="auto"/>
            <w:right w:val="none" w:sz="0" w:space="0" w:color="auto"/>
          </w:divBdr>
        </w:div>
        <w:div w:id="2120026032">
          <w:marLeft w:val="480"/>
          <w:marRight w:val="0"/>
          <w:marTop w:val="0"/>
          <w:marBottom w:val="0"/>
          <w:divBdr>
            <w:top w:val="none" w:sz="0" w:space="0" w:color="auto"/>
            <w:left w:val="none" w:sz="0" w:space="0" w:color="auto"/>
            <w:bottom w:val="none" w:sz="0" w:space="0" w:color="auto"/>
            <w:right w:val="none" w:sz="0" w:space="0" w:color="auto"/>
          </w:divBdr>
        </w:div>
        <w:div w:id="1041171031">
          <w:marLeft w:val="480"/>
          <w:marRight w:val="0"/>
          <w:marTop w:val="0"/>
          <w:marBottom w:val="0"/>
          <w:divBdr>
            <w:top w:val="none" w:sz="0" w:space="0" w:color="auto"/>
            <w:left w:val="none" w:sz="0" w:space="0" w:color="auto"/>
            <w:bottom w:val="none" w:sz="0" w:space="0" w:color="auto"/>
            <w:right w:val="none" w:sz="0" w:space="0" w:color="auto"/>
          </w:divBdr>
        </w:div>
        <w:div w:id="411706299">
          <w:marLeft w:val="480"/>
          <w:marRight w:val="0"/>
          <w:marTop w:val="0"/>
          <w:marBottom w:val="0"/>
          <w:divBdr>
            <w:top w:val="none" w:sz="0" w:space="0" w:color="auto"/>
            <w:left w:val="none" w:sz="0" w:space="0" w:color="auto"/>
            <w:bottom w:val="none" w:sz="0" w:space="0" w:color="auto"/>
            <w:right w:val="none" w:sz="0" w:space="0" w:color="auto"/>
          </w:divBdr>
        </w:div>
        <w:div w:id="360980796">
          <w:marLeft w:val="480"/>
          <w:marRight w:val="0"/>
          <w:marTop w:val="0"/>
          <w:marBottom w:val="0"/>
          <w:divBdr>
            <w:top w:val="none" w:sz="0" w:space="0" w:color="auto"/>
            <w:left w:val="none" w:sz="0" w:space="0" w:color="auto"/>
            <w:bottom w:val="none" w:sz="0" w:space="0" w:color="auto"/>
            <w:right w:val="none" w:sz="0" w:space="0" w:color="auto"/>
          </w:divBdr>
        </w:div>
        <w:div w:id="1423068209">
          <w:marLeft w:val="480"/>
          <w:marRight w:val="0"/>
          <w:marTop w:val="0"/>
          <w:marBottom w:val="0"/>
          <w:divBdr>
            <w:top w:val="none" w:sz="0" w:space="0" w:color="auto"/>
            <w:left w:val="none" w:sz="0" w:space="0" w:color="auto"/>
            <w:bottom w:val="none" w:sz="0" w:space="0" w:color="auto"/>
            <w:right w:val="none" w:sz="0" w:space="0" w:color="auto"/>
          </w:divBdr>
        </w:div>
        <w:div w:id="1656764971">
          <w:marLeft w:val="480"/>
          <w:marRight w:val="0"/>
          <w:marTop w:val="0"/>
          <w:marBottom w:val="0"/>
          <w:divBdr>
            <w:top w:val="none" w:sz="0" w:space="0" w:color="auto"/>
            <w:left w:val="none" w:sz="0" w:space="0" w:color="auto"/>
            <w:bottom w:val="none" w:sz="0" w:space="0" w:color="auto"/>
            <w:right w:val="none" w:sz="0" w:space="0" w:color="auto"/>
          </w:divBdr>
        </w:div>
        <w:div w:id="783842724">
          <w:marLeft w:val="480"/>
          <w:marRight w:val="0"/>
          <w:marTop w:val="0"/>
          <w:marBottom w:val="0"/>
          <w:divBdr>
            <w:top w:val="none" w:sz="0" w:space="0" w:color="auto"/>
            <w:left w:val="none" w:sz="0" w:space="0" w:color="auto"/>
            <w:bottom w:val="none" w:sz="0" w:space="0" w:color="auto"/>
            <w:right w:val="none" w:sz="0" w:space="0" w:color="auto"/>
          </w:divBdr>
        </w:div>
        <w:div w:id="176776836">
          <w:marLeft w:val="480"/>
          <w:marRight w:val="0"/>
          <w:marTop w:val="0"/>
          <w:marBottom w:val="0"/>
          <w:divBdr>
            <w:top w:val="none" w:sz="0" w:space="0" w:color="auto"/>
            <w:left w:val="none" w:sz="0" w:space="0" w:color="auto"/>
            <w:bottom w:val="none" w:sz="0" w:space="0" w:color="auto"/>
            <w:right w:val="none" w:sz="0" w:space="0" w:color="auto"/>
          </w:divBdr>
        </w:div>
        <w:div w:id="1212886985">
          <w:marLeft w:val="480"/>
          <w:marRight w:val="0"/>
          <w:marTop w:val="0"/>
          <w:marBottom w:val="0"/>
          <w:divBdr>
            <w:top w:val="none" w:sz="0" w:space="0" w:color="auto"/>
            <w:left w:val="none" w:sz="0" w:space="0" w:color="auto"/>
            <w:bottom w:val="none" w:sz="0" w:space="0" w:color="auto"/>
            <w:right w:val="none" w:sz="0" w:space="0" w:color="auto"/>
          </w:divBdr>
        </w:div>
      </w:divsChild>
    </w:div>
    <w:div w:id="762577253">
      <w:bodyDiv w:val="1"/>
      <w:marLeft w:val="0"/>
      <w:marRight w:val="0"/>
      <w:marTop w:val="0"/>
      <w:marBottom w:val="0"/>
      <w:divBdr>
        <w:top w:val="none" w:sz="0" w:space="0" w:color="auto"/>
        <w:left w:val="none" w:sz="0" w:space="0" w:color="auto"/>
        <w:bottom w:val="none" w:sz="0" w:space="0" w:color="auto"/>
        <w:right w:val="none" w:sz="0" w:space="0" w:color="auto"/>
      </w:divBdr>
    </w:div>
    <w:div w:id="772632365">
      <w:bodyDiv w:val="1"/>
      <w:marLeft w:val="0"/>
      <w:marRight w:val="0"/>
      <w:marTop w:val="0"/>
      <w:marBottom w:val="0"/>
      <w:divBdr>
        <w:top w:val="none" w:sz="0" w:space="0" w:color="auto"/>
        <w:left w:val="none" w:sz="0" w:space="0" w:color="auto"/>
        <w:bottom w:val="none" w:sz="0" w:space="0" w:color="auto"/>
        <w:right w:val="none" w:sz="0" w:space="0" w:color="auto"/>
      </w:divBdr>
      <w:divsChild>
        <w:div w:id="533662773">
          <w:marLeft w:val="480"/>
          <w:marRight w:val="0"/>
          <w:marTop w:val="0"/>
          <w:marBottom w:val="0"/>
          <w:divBdr>
            <w:top w:val="none" w:sz="0" w:space="0" w:color="auto"/>
            <w:left w:val="none" w:sz="0" w:space="0" w:color="auto"/>
            <w:bottom w:val="none" w:sz="0" w:space="0" w:color="auto"/>
            <w:right w:val="none" w:sz="0" w:space="0" w:color="auto"/>
          </w:divBdr>
        </w:div>
        <w:div w:id="985087437">
          <w:marLeft w:val="480"/>
          <w:marRight w:val="0"/>
          <w:marTop w:val="0"/>
          <w:marBottom w:val="0"/>
          <w:divBdr>
            <w:top w:val="none" w:sz="0" w:space="0" w:color="auto"/>
            <w:left w:val="none" w:sz="0" w:space="0" w:color="auto"/>
            <w:bottom w:val="none" w:sz="0" w:space="0" w:color="auto"/>
            <w:right w:val="none" w:sz="0" w:space="0" w:color="auto"/>
          </w:divBdr>
        </w:div>
        <w:div w:id="244997133">
          <w:marLeft w:val="480"/>
          <w:marRight w:val="0"/>
          <w:marTop w:val="0"/>
          <w:marBottom w:val="0"/>
          <w:divBdr>
            <w:top w:val="none" w:sz="0" w:space="0" w:color="auto"/>
            <w:left w:val="none" w:sz="0" w:space="0" w:color="auto"/>
            <w:bottom w:val="none" w:sz="0" w:space="0" w:color="auto"/>
            <w:right w:val="none" w:sz="0" w:space="0" w:color="auto"/>
          </w:divBdr>
        </w:div>
        <w:div w:id="1260747938">
          <w:marLeft w:val="480"/>
          <w:marRight w:val="0"/>
          <w:marTop w:val="0"/>
          <w:marBottom w:val="0"/>
          <w:divBdr>
            <w:top w:val="none" w:sz="0" w:space="0" w:color="auto"/>
            <w:left w:val="none" w:sz="0" w:space="0" w:color="auto"/>
            <w:bottom w:val="none" w:sz="0" w:space="0" w:color="auto"/>
            <w:right w:val="none" w:sz="0" w:space="0" w:color="auto"/>
          </w:divBdr>
        </w:div>
        <w:div w:id="674773037">
          <w:marLeft w:val="480"/>
          <w:marRight w:val="0"/>
          <w:marTop w:val="0"/>
          <w:marBottom w:val="0"/>
          <w:divBdr>
            <w:top w:val="none" w:sz="0" w:space="0" w:color="auto"/>
            <w:left w:val="none" w:sz="0" w:space="0" w:color="auto"/>
            <w:bottom w:val="none" w:sz="0" w:space="0" w:color="auto"/>
            <w:right w:val="none" w:sz="0" w:space="0" w:color="auto"/>
          </w:divBdr>
        </w:div>
        <w:div w:id="980572972">
          <w:marLeft w:val="480"/>
          <w:marRight w:val="0"/>
          <w:marTop w:val="0"/>
          <w:marBottom w:val="0"/>
          <w:divBdr>
            <w:top w:val="none" w:sz="0" w:space="0" w:color="auto"/>
            <w:left w:val="none" w:sz="0" w:space="0" w:color="auto"/>
            <w:bottom w:val="none" w:sz="0" w:space="0" w:color="auto"/>
            <w:right w:val="none" w:sz="0" w:space="0" w:color="auto"/>
          </w:divBdr>
        </w:div>
        <w:div w:id="417675685">
          <w:marLeft w:val="480"/>
          <w:marRight w:val="0"/>
          <w:marTop w:val="0"/>
          <w:marBottom w:val="0"/>
          <w:divBdr>
            <w:top w:val="none" w:sz="0" w:space="0" w:color="auto"/>
            <w:left w:val="none" w:sz="0" w:space="0" w:color="auto"/>
            <w:bottom w:val="none" w:sz="0" w:space="0" w:color="auto"/>
            <w:right w:val="none" w:sz="0" w:space="0" w:color="auto"/>
          </w:divBdr>
        </w:div>
        <w:div w:id="259993050">
          <w:marLeft w:val="480"/>
          <w:marRight w:val="0"/>
          <w:marTop w:val="0"/>
          <w:marBottom w:val="0"/>
          <w:divBdr>
            <w:top w:val="none" w:sz="0" w:space="0" w:color="auto"/>
            <w:left w:val="none" w:sz="0" w:space="0" w:color="auto"/>
            <w:bottom w:val="none" w:sz="0" w:space="0" w:color="auto"/>
            <w:right w:val="none" w:sz="0" w:space="0" w:color="auto"/>
          </w:divBdr>
        </w:div>
        <w:div w:id="16204499">
          <w:marLeft w:val="480"/>
          <w:marRight w:val="0"/>
          <w:marTop w:val="0"/>
          <w:marBottom w:val="0"/>
          <w:divBdr>
            <w:top w:val="none" w:sz="0" w:space="0" w:color="auto"/>
            <w:left w:val="none" w:sz="0" w:space="0" w:color="auto"/>
            <w:bottom w:val="none" w:sz="0" w:space="0" w:color="auto"/>
            <w:right w:val="none" w:sz="0" w:space="0" w:color="auto"/>
          </w:divBdr>
        </w:div>
        <w:div w:id="463348860">
          <w:marLeft w:val="480"/>
          <w:marRight w:val="0"/>
          <w:marTop w:val="0"/>
          <w:marBottom w:val="0"/>
          <w:divBdr>
            <w:top w:val="none" w:sz="0" w:space="0" w:color="auto"/>
            <w:left w:val="none" w:sz="0" w:space="0" w:color="auto"/>
            <w:bottom w:val="none" w:sz="0" w:space="0" w:color="auto"/>
            <w:right w:val="none" w:sz="0" w:space="0" w:color="auto"/>
          </w:divBdr>
        </w:div>
        <w:div w:id="1590694109">
          <w:marLeft w:val="480"/>
          <w:marRight w:val="0"/>
          <w:marTop w:val="0"/>
          <w:marBottom w:val="0"/>
          <w:divBdr>
            <w:top w:val="none" w:sz="0" w:space="0" w:color="auto"/>
            <w:left w:val="none" w:sz="0" w:space="0" w:color="auto"/>
            <w:bottom w:val="none" w:sz="0" w:space="0" w:color="auto"/>
            <w:right w:val="none" w:sz="0" w:space="0" w:color="auto"/>
          </w:divBdr>
        </w:div>
        <w:div w:id="535582304">
          <w:marLeft w:val="480"/>
          <w:marRight w:val="0"/>
          <w:marTop w:val="0"/>
          <w:marBottom w:val="0"/>
          <w:divBdr>
            <w:top w:val="none" w:sz="0" w:space="0" w:color="auto"/>
            <w:left w:val="none" w:sz="0" w:space="0" w:color="auto"/>
            <w:bottom w:val="none" w:sz="0" w:space="0" w:color="auto"/>
            <w:right w:val="none" w:sz="0" w:space="0" w:color="auto"/>
          </w:divBdr>
        </w:div>
        <w:div w:id="1034310330">
          <w:marLeft w:val="480"/>
          <w:marRight w:val="0"/>
          <w:marTop w:val="0"/>
          <w:marBottom w:val="0"/>
          <w:divBdr>
            <w:top w:val="none" w:sz="0" w:space="0" w:color="auto"/>
            <w:left w:val="none" w:sz="0" w:space="0" w:color="auto"/>
            <w:bottom w:val="none" w:sz="0" w:space="0" w:color="auto"/>
            <w:right w:val="none" w:sz="0" w:space="0" w:color="auto"/>
          </w:divBdr>
        </w:div>
        <w:div w:id="653601922">
          <w:marLeft w:val="480"/>
          <w:marRight w:val="0"/>
          <w:marTop w:val="0"/>
          <w:marBottom w:val="0"/>
          <w:divBdr>
            <w:top w:val="none" w:sz="0" w:space="0" w:color="auto"/>
            <w:left w:val="none" w:sz="0" w:space="0" w:color="auto"/>
            <w:bottom w:val="none" w:sz="0" w:space="0" w:color="auto"/>
            <w:right w:val="none" w:sz="0" w:space="0" w:color="auto"/>
          </w:divBdr>
        </w:div>
      </w:divsChild>
    </w:div>
    <w:div w:id="775441180">
      <w:bodyDiv w:val="1"/>
      <w:marLeft w:val="0"/>
      <w:marRight w:val="0"/>
      <w:marTop w:val="0"/>
      <w:marBottom w:val="0"/>
      <w:divBdr>
        <w:top w:val="none" w:sz="0" w:space="0" w:color="auto"/>
        <w:left w:val="none" w:sz="0" w:space="0" w:color="auto"/>
        <w:bottom w:val="none" w:sz="0" w:space="0" w:color="auto"/>
        <w:right w:val="none" w:sz="0" w:space="0" w:color="auto"/>
      </w:divBdr>
      <w:divsChild>
        <w:div w:id="13314334">
          <w:marLeft w:val="480"/>
          <w:marRight w:val="0"/>
          <w:marTop w:val="0"/>
          <w:marBottom w:val="0"/>
          <w:divBdr>
            <w:top w:val="none" w:sz="0" w:space="0" w:color="auto"/>
            <w:left w:val="none" w:sz="0" w:space="0" w:color="auto"/>
            <w:bottom w:val="none" w:sz="0" w:space="0" w:color="auto"/>
            <w:right w:val="none" w:sz="0" w:space="0" w:color="auto"/>
          </w:divBdr>
        </w:div>
        <w:div w:id="1650398302">
          <w:marLeft w:val="480"/>
          <w:marRight w:val="0"/>
          <w:marTop w:val="0"/>
          <w:marBottom w:val="0"/>
          <w:divBdr>
            <w:top w:val="none" w:sz="0" w:space="0" w:color="auto"/>
            <w:left w:val="none" w:sz="0" w:space="0" w:color="auto"/>
            <w:bottom w:val="none" w:sz="0" w:space="0" w:color="auto"/>
            <w:right w:val="none" w:sz="0" w:space="0" w:color="auto"/>
          </w:divBdr>
        </w:div>
        <w:div w:id="107051383">
          <w:marLeft w:val="480"/>
          <w:marRight w:val="0"/>
          <w:marTop w:val="0"/>
          <w:marBottom w:val="0"/>
          <w:divBdr>
            <w:top w:val="none" w:sz="0" w:space="0" w:color="auto"/>
            <w:left w:val="none" w:sz="0" w:space="0" w:color="auto"/>
            <w:bottom w:val="none" w:sz="0" w:space="0" w:color="auto"/>
            <w:right w:val="none" w:sz="0" w:space="0" w:color="auto"/>
          </w:divBdr>
        </w:div>
        <w:div w:id="33577913">
          <w:marLeft w:val="480"/>
          <w:marRight w:val="0"/>
          <w:marTop w:val="0"/>
          <w:marBottom w:val="0"/>
          <w:divBdr>
            <w:top w:val="none" w:sz="0" w:space="0" w:color="auto"/>
            <w:left w:val="none" w:sz="0" w:space="0" w:color="auto"/>
            <w:bottom w:val="none" w:sz="0" w:space="0" w:color="auto"/>
            <w:right w:val="none" w:sz="0" w:space="0" w:color="auto"/>
          </w:divBdr>
        </w:div>
      </w:divsChild>
    </w:div>
    <w:div w:id="808018577">
      <w:bodyDiv w:val="1"/>
      <w:marLeft w:val="0"/>
      <w:marRight w:val="0"/>
      <w:marTop w:val="0"/>
      <w:marBottom w:val="0"/>
      <w:divBdr>
        <w:top w:val="none" w:sz="0" w:space="0" w:color="auto"/>
        <w:left w:val="none" w:sz="0" w:space="0" w:color="auto"/>
        <w:bottom w:val="none" w:sz="0" w:space="0" w:color="auto"/>
        <w:right w:val="none" w:sz="0" w:space="0" w:color="auto"/>
      </w:divBdr>
    </w:div>
    <w:div w:id="831138031">
      <w:bodyDiv w:val="1"/>
      <w:marLeft w:val="0"/>
      <w:marRight w:val="0"/>
      <w:marTop w:val="0"/>
      <w:marBottom w:val="0"/>
      <w:divBdr>
        <w:top w:val="none" w:sz="0" w:space="0" w:color="auto"/>
        <w:left w:val="none" w:sz="0" w:space="0" w:color="auto"/>
        <w:bottom w:val="none" w:sz="0" w:space="0" w:color="auto"/>
        <w:right w:val="none" w:sz="0" w:space="0" w:color="auto"/>
      </w:divBdr>
      <w:divsChild>
        <w:div w:id="1386754685">
          <w:marLeft w:val="480"/>
          <w:marRight w:val="0"/>
          <w:marTop w:val="0"/>
          <w:marBottom w:val="0"/>
          <w:divBdr>
            <w:top w:val="none" w:sz="0" w:space="0" w:color="auto"/>
            <w:left w:val="none" w:sz="0" w:space="0" w:color="auto"/>
            <w:bottom w:val="none" w:sz="0" w:space="0" w:color="auto"/>
            <w:right w:val="none" w:sz="0" w:space="0" w:color="auto"/>
          </w:divBdr>
        </w:div>
        <w:div w:id="1493909877">
          <w:marLeft w:val="480"/>
          <w:marRight w:val="0"/>
          <w:marTop w:val="0"/>
          <w:marBottom w:val="0"/>
          <w:divBdr>
            <w:top w:val="none" w:sz="0" w:space="0" w:color="auto"/>
            <w:left w:val="none" w:sz="0" w:space="0" w:color="auto"/>
            <w:bottom w:val="none" w:sz="0" w:space="0" w:color="auto"/>
            <w:right w:val="none" w:sz="0" w:space="0" w:color="auto"/>
          </w:divBdr>
        </w:div>
        <w:div w:id="370568661">
          <w:marLeft w:val="480"/>
          <w:marRight w:val="0"/>
          <w:marTop w:val="0"/>
          <w:marBottom w:val="0"/>
          <w:divBdr>
            <w:top w:val="none" w:sz="0" w:space="0" w:color="auto"/>
            <w:left w:val="none" w:sz="0" w:space="0" w:color="auto"/>
            <w:bottom w:val="none" w:sz="0" w:space="0" w:color="auto"/>
            <w:right w:val="none" w:sz="0" w:space="0" w:color="auto"/>
          </w:divBdr>
        </w:div>
        <w:div w:id="2034182999">
          <w:marLeft w:val="480"/>
          <w:marRight w:val="0"/>
          <w:marTop w:val="0"/>
          <w:marBottom w:val="0"/>
          <w:divBdr>
            <w:top w:val="none" w:sz="0" w:space="0" w:color="auto"/>
            <w:left w:val="none" w:sz="0" w:space="0" w:color="auto"/>
            <w:bottom w:val="none" w:sz="0" w:space="0" w:color="auto"/>
            <w:right w:val="none" w:sz="0" w:space="0" w:color="auto"/>
          </w:divBdr>
        </w:div>
        <w:div w:id="733771528">
          <w:marLeft w:val="480"/>
          <w:marRight w:val="0"/>
          <w:marTop w:val="0"/>
          <w:marBottom w:val="0"/>
          <w:divBdr>
            <w:top w:val="none" w:sz="0" w:space="0" w:color="auto"/>
            <w:left w:val="none" w:sz="0" w:space="0" w:color="auto"/>
            <w:bottom w:val="none" w:sz="0" w:space="0" w:color="auto"/>
            <w:right w:val="none" w:sz="0" w:space="0" w:color="auto"/>
          </w:divBdr>
        </w:div>
      </w:divsChild>
    </w:div>
    <w:div w:id="858742034">
      <w:bodyDiv w:val="1"/>
      <w:marLeft w:val="0"/>
      <w:marRight w:val="0"/>
      <w:marTop w:val="0"/>
      <w:marBottom w:val="0"/>
      <w:divBdr>
        <w:top w:val="none" w:sz="0" w:space="0" w:color="auto"/>
        <w:left w:val="none" w:sz="0" w:space="0" w:color="auto"/>
        <w:bottom w:val="none" w:sz="0" w:space="0" w:color="auto"/>
        <w:right w:val="none" w:sz="0" w:space="0" w:color="auto"/>
      </w:divBdr>
      <w:divsChild>
        <w:div w:id="670640449">
          <w:marLeft w:val="480"/>
          <w:marRight w:val="0"/>
          <w:marTop w:val="0"/>
          <w:marBottom w:val="0"/>
          <w:divBdr>
            <w:top w:val="none" w:sz="0" w:space="0" w:color="auto"/>
            <w:left w:val="none" w:sz="0" w:space="0" w:color="auto"/>
            <w:bottom w:val="none" w:sz="0" w:space="0" w:color="auto"/>
            <w:right w:val="none" w:sz="0" w:space="0" w:color="auto"/>
          </w:divBdr>
        </w:div>
        <w:div w:id="28802491">
          <w:marLeft w:val="480"/>
          <w:marRight w:val="0"/>
          <w:marTop w:val="0"/>
          <w:marBottom w:val="0"/>
          <w:divBdr>
            <w:top w:val="none" w:sz="0" w:space="0" w:color="auto"/>
            <w:left w:val="none" w:sz="0" w:space="0" w:color="auto"/>
            <w:bottom w:val="none" w:sz="0" w:space="0" w:color="auto"/>
            <w:right w:val="none" w:sz="0" w:space="0" w:color="auto"/>
          </w:divBdr>
        </w:div>
        <w:div w:id="1957053200">
          <w:marLeft w:val="480"/>
          <w:marRight w:val="0"/>
          <w:marTop w:val="0"/>
          <w:marBottom w:val="0"/>
          <w:divBdr>
            <w:top w:val="none" w:sz="0" w:space="0" w:color="auto"/>
            <w:left w:val="none" w:sz="0" w:space="0" w:color="auto"/>
            <w:bottom w:val="none" w:sz="0" w:space="0" w:color="auto"/>
            <w:right w:val="none" w:sz="0" w:space="0" w:color="auto"/>
          </w:divBdr>
        </w:div>
        <w:div w:id="953831625">
          <w:marLeft w:val="480"/>
          <w:marRight w:val="0"/>
          <w:marTop w:val="0"/>
          <w:marBottom w:val="0"/>
          <w:divBdr>
            <w:top w:val="none" w:sz="0" w:space="0" w:color="auto"/>
            <w:left w:val="none" w:sz="0" w:space="0" w:color="auto"/>
            <w:bottom w:val="none" w:sz="0" w:space="0" w:color="auto"/>
            <w:right w:val="none" w:sz="0" w:space="0" w:color="auto"/>
          </w:divBdr>
        </w:div>
        <w:div w:id="178856144">
          <w:marLeft w:val="480"/>
          <w:marRight w:val="0"/>
          <w:marTop w:val="0"/>
          <w:marBottom w:val="0"/>
          <w:divBdr>
            <w:top w:val="none" w:sz="0" w:space="0" w:color="auto"/>
            <w:left w:val="none" w:sz="0" w:space="0" w:color="auto"/>
            <w:bottom w:val="none" w:sz="0" w:space="0" w:color="auto"/>
            <w:right w:val="none" w:sz="0" w:space="0" w:color="auto"/>
          </w:divBdr>
        </w:div>
        <w:div w:id="416176485">
          <w:marLeft w:val="480"/>
          <w:marRight w:val="0"/>
          <w:marTop w:val="0"/>
          <w:marBottom w:val="0"/>
          <w:divBdr>
            <w:top w:val="none" w:sz="0" w:space="0" w:color="auto"/>
            <w:left w:val="none" w:sz="0" w:space="0" w:color="auto"/>
            <w:bottom w:val="none" w:sz="0" w:space="0" w:color="auto"/>
            <w:right w:val="none" w:sz="0" w:space="0" w:color="auto"/>
          </w:divBdr>
        </w:div>
        <w:div w:id="433013910">
          <w:marLeft w:val="480"/>
          <w:marRight w:val="0"/>
          <w:marTop w:val="0"/>
          <w:marBottom w:val="0"/>
          <w:divBdr>
            <w:top w:val="none" w:sz="0" w:space="0" w:color="auto"/>
            <w:left w:val="none" w:sz="0" w:space="0" w:color="auto"/>
            <w:bottom w:val="none" w:sz="0" w:space="0" w:color="auto"/>
            <w:right w:val="none" w:sz="0" w:space="0" w:color="auto"/>
          </w:divBdr>
        </w:div>
        <w:div w:id="275984234">
          <w:marLeft w:val="480"/>
          <w:marRight w:val="0"/>
          <w:marTop w:val="0"/>
          <w:marBottom w:val="0"/>
          <w:divBdr>
            <w:top w:val="none" w:sz="0" w:space="0" w:color="auto"/>
            <w:left w:val="none" w:sz="0" w:space="0" w:color="auto"/>
            <w:bottom w:val="none" w:sz="0" w:space="0" w:color="auto"/>
            <w:right w:val="none" w:sz="0" w:space="0" w:color="auto"/>
          </w:divBdr>
        </w:div>
        <w:div w:id="781654337">
          <w:marLeft w:val="480"/>
          <w:marRight w:val="0"/>
          <w:marTop w:val="0"/>
          <w:marBottom w:val="0"/>
          <w:divBdr>
            <w:top w:val="none" w:sz="0" w:space="0" w:color="auto"/>
            <w:left w:val="none" w:sz="0" w:space="0" w:color="auto"/>
            <w:bottom w:val="none" w:sz="0" w:space="0" w:color="auto"/>
            <w:right w:val="none" w:sz="0" w:space="0" w:color="auto"/>
          </w:divBdr>
        </w:div>
        <w:div w:id="248198026">
          <w:marLeft w:val="480"/>
          <w:marRight w:val="0"/>
          <w:marTop w:val="0"/>
          <w:marBottom w:val="0"/>
          <w:divBdr>
            <w:top w:val="none" w:sz="0" w:space="0" w:color="auto"/>
            <w:left w:val="none" w:sz="0" w:space="0" w:color="auto"/>
            <w:bottom w:val="none" w:sz="0" w:space="0" w:color="auto"/>
            <w:right w:val="none" w:sz="0" w:space="0" w:color="auto"/>
          </w:divBdr>
        </w:div>
        <w:div w:id="967273149">
          <w:marLeft w:val="480"/>
          <w:marRight w:val="0"/>
          <w:marTop w:val="0"/>
          <w:marBottom w:val="0"/>
          <w:divBdr>
            <w:top w:val="none" w:sz="0" w:space="0" w:color="auto"/>
            <w:left w:val="none" w:sz="0" w:space="0" w:color="auto"/>
            <w:bottom w:val="none" w:sz="0" w:space="0" w:color="auto"/>
            <w:right w:val="none" w:sz="0" w:space="0" w:color="auto"/>
          </w:divBdr>
        </w:div>
        <w:div w:id="1918324095">
          <w:marLeft w:val="480"/>
          <w:marRight w:val="0"/>
          <w:marTop w:val="0"/>
          <w:marBottom w:val="0"/>
          <w:divBdr>
            <w:top w:val="none" w:sz="0" w:space="0" w:color="auto"/>
            <w:left w:val="none" w:sz="0" w:space="0" w:color="auto"/>
            <w:bottom w:val="none" w:sz="0" w:space="0" w:color="auto"/>
            <w:right w:val="none" w:sz="0" w:space="0" w:color="auto"/>
          </w:divBdr>
        </w:div>
        <w:div w:id="802770304">
          <w:marLeft w:val="480"/>
          <w:marRight w:val="0"/>
          <w:marTop w:val="0"/>
          <w:marBottom w:val="0"/>
          <w:divBdr>
            <w:top w:val="none" w:sz="0" w:space="0" w:color="auto"/>
            <w:left w:val="none" w:sz="0" w:space="0" w:color="auto"/>
            <w:bottom w:val="none" w:sz="0" w:space="0" w:color="auto"/>
            <w:right w:val="none" w:sz="0" w:space="0" w:color="auto"/>
          </w:divBdr>
        </w:div>
        <w:div w:id="1873955244">
          <w:marLeft w:val="480"/>
          <w:marRight w:val="0"/>
          <w:marTop w:val="0"/>
          <w:marBottom w:val="0"/>
          <w:divBdr>
            <w:top w:val="none" w:sz="0" w:space="0" w:color="auto"/>
            <w:left w:val="none" w:sz="0" w:space="0" w:color="auto"/>
            <w:bottom w:val="none" w:sz="0" w:space="0" w:color="auto"/>
            <w:right w:val="none" w:sz="0" w:space="0" w:color="auto"/>
          </w:divBdr>
        </w:div>
        <w:div w:id="2066905094">
          <w:marLeft w:val="480"/>
          <w:marRight w:val="0"/>
          <w:marTop w:val="0"/>
          <w:marBottom w:val="0"/>
          <w:divBdr>
            <w:top w:val="none" w:sz="0" w:space="0" w:color="auto"/>
            <w:left w:val="none" w:sz="0" w:space="0" w:color="auto"/>
            <w:bottom w:val="none" w:sz="0" w:space="0" w:color="auto"/>
            <w:right w:val="none" w:sz="0" w:space="0" w:color="auto"/>
          </w:divBdr>
        </w:div>
        <w:div w:id="1611429644">
          <w:marLeft w:val="480"/>
          <w:marRight w:val="0"/>
          <w:marTop w:val="0"/>
          <w:marBottom w:val="0"/>
          <w:divBdr>
            <w:top w:val="none" w:sz="0" w:space="0" w:color="auto"/>
            <w:left w:val="none" w:sz="0" w:space="0" w:color="auto"/>
            <w:bottom w:val="none" w:sz="0" w:space="0" w:color="auto"/>
            <w:right w:val="none" w:sz="0" w:space="0" w:color="auto"/>
          </w:divBdr>
        </w:div>
        <w:div w:id="1043552731">
          <w:marLeft w:val="480"/>
          <w:marRight w:val="0"/>
          <w:marTop w:val="0"/>
          <w:marBottom w:val="0"/>
          <w:divBdr>
            <w:top w:val="none" w:sz="0" w:space="0" w:color="auto"/>
            <w:left w:val="none" w:sz="0" w:space="0" w:color="auto"/>
            <w:bottom w:val="none" w:sz="0" w:space="0" w:color="auto"/>
            <w:right w:val="none" w:sz="0" w:space="0" w:color="auto"/>
          </w:divBdr>
        </w:div>
        <w:div w:id="1861627905">
          <w:marLeft w:val="480"/>
          <w:marRight w:val="0"/>
          <w:marTop w:val="0"/>
          <w:marBottom w:val="0"/>
          <w:divBdr>
            <w:top w:val="none" w:sz="0" w:space="0" w:color="auto"/>
            <w:left w:val="none" w:sz="0" w:space="0" w:color="auto"/>
            <w:bottom w:val="none" w:sz="0" w:space="0" w:color="auto"/>
            <w:right w:val="none" w:sz="0" w:space="0" w:color="auto"/>
          </w:divBdr>
        </w:div>
        <w:div w:id="2003200117">
          <w:marLeft w:val="480"/>
          <w:marRight w:val="0"/>
          <w:marTop w:val="0"/>
          <w:marBottom w:val="0"/>
          <w:divBdr>
            <w:top w:val="none" w:sz="0" w:space="0" w:color="auto"/>
            <w:left w:val="none" w:sz="0" w:space="0" w:color="auto"/>
            <w:bottom w:val="none" w:sz="0" w:space="0" w:color="auto"/>
            <w:right w:val="none" w:sz="0" w:space="0" w:color="auto"/>
          </w:divBdr>
        </w:div>
        <w:div w:id="203635696">
          <w:marLeft w:val="480"/>
          <w:marRight w:val="0"/>
          <w:marTop w:val="0"/>
          <w:marBottom w:val="0"/>
          <w:divBdr>
            <w:top w:val="none" w:sz="0" w:space="0" w:color="auto"/>
            <w:left w:val="none" w:sz="0" w:space="0" w:color="auto"/>
            <w:bottom w:val="none" w:sz="0" w:space="0" w:color="auto"/>
            <w:right w:val="none" w:sz="0" w:space="0" w:color="auto"/>
          </w:divBdr>
        </w:div>
        <w:div w:id="256183384">
          <w:marLeft w:val="480"/>
          <w:marRight w:val="0"/>
          <w:marTop w:val="0"/>
          <w:marBottom w:val="0"/>
          <w:divBdr>
            <w:top w:val="none" w:sz="0" w:space="0" w:color="auto"/>
            <w:left w:val="none" w:sz="0" w:space="0" w:color="auto"/>
            <w:bottom w:val="none" w:sz="0" w:space="0" w:color="auto"/>
            <w:right w:val="none" w:sz="0" w:space="0" w:color="auto"/>
          </w:divBdr>
        </w:div>
        <w:div w:id="314144897">
          <w:marLeft w:val="480"/>
          <w:marRight w:val="0"/>
          <w:marTop w:val="0"/>
          <w:marBottom w:val="0"/>
          <w:divBdr>
            <w:top w:val="none" w:sz="0" w:space="0" w:color="auto"/>
            <w:left w:val="none" w:sz="0" w:space="0" w:color="auto"/>
            <w:bottom w:val="none" w:sz="0" w:space="0" w:color="auto"/>
            <w:right w:val="none" w:sz="0" w:space="0" w:color="auto"/>
          </w:divBdr>
        </w:div>
        <w:div w:id="1853840950">
          <w:marLeft w:val="480"/>
          <w:marRight w:val="0"/>
          <w:marTop w:val="0"/>
          <w:marBottom w:val="0"/>
          <w:divBdr>
            <w:top w:val="none" w:sz="0" w:space="0" w:color="auto"/>
            <w:left w:val="none" w:sz="0" w:space="0" w:color="auto"/>
            <w:bottom w:val="none" w:sz="0" w:space="0" w:color="auto"/>
            <w:right w:val="none" w:sz="0" w:space="0" w:color="auto"/>
          </w:divBdr>
        </w:div>
        <w:div w:id="1037856379">
          <w:marLeft w:val="480"/>
          <w:marRight w:val="0"/>
          <w:marTop w:val="0"/>
          <w:marBottom w:val="0"/>
          <w:divBdr>
            <w:top w:val="none" w:sz="0" w:space="0" w:color="auto"/>
            <w:left w:val="none" w:sz="0" w:space="0" w:color="auto"/>
            <w:bottom w:val="none" w:sz="0" w:space="0" w:color="auto"/>
            <w:right w:val="none" w:sz="0" w:space="0" w:color="auto"/>
          </w:divBdr>
        </w:div>
        <w:div w:id="263809457">
          <w:marLeft w:val="480"/>
          <w:marRight w:val="0"/>
          <w:marTop w:val="0"/>
          <w:marBottom w:val="0"/>
          <w:divBdr>
            <w:top w:val="none" w:sz="0" w:space="0" w:color="auto"/>
            <w:left w:val="none" w:sz="0" w:space="0" w:color="auto"/>
            <w:bottom w:val="none" w:sz="0" w:space="0" w:color="auto"/>
            <w:right w:val="none" w:sz="0" w:space="0" w:color="auto"/>
          </w:divBdr>
        </w:div>
      </w:divsChild>
    </w:div>
    <w:div w:id="866525037">
      <w:bodyDiv w:val="1"/>
      <w:marLeft w:val="0"/>
      <w:marRight w:val="0"/>
      <w:marTop w:val="0"/>
      <w:marBottom w:val="0"/>
      <w:divBdr>
        <w:top w:val="none" w:sz="0" w:space="0" w:color="auto"/>
        <w:left w:val="none" w:sz="0" w:space="0" w:color="auto"/>
        <w:bottom w:val="none" w:sz="0" w:space="0" w:color="auto"/>
        <w:right w:val="none" w:sz="0" w:space="0" w:color="auto"/>
      </w:divBdr>
      <w:divsChild>
        <w:div w:id="1131091224">
          <w:marLeft w:val="480"/>
          <w:marRight w:val="0"/>
          <w:marTop w:val="0"/>
          <w:marBottom w:val="0"/>
          <w:divBdr>
            <w:top w:val="none" w:sz="0" w:space="0" w:color="auto"/>
            <w:left w:val="none" w:sz="0" w:space="0" w:color="auto"/>
            <w:bottom w:val="none" w:sz="0" w:space="0" w:color="auto"/>
            <w:right w:val="none" w:sz="0" w:space="0" w:color="auto"/>
          </w:divBdr>
        </w:div>
        <w:div w:id="1760980139">
          <w:marLeft w:val="480"/>
          <w:marRight w:val="0"/>
          <w:marTop w:val="0"/>
          <w:marBottom w:val="0"/>
          <w:divBdr>
            <w:top w:val="none" w:sz="0" w:space="0" w:color="auto"/>
            <w:left w:val="none" w:sz="0" w:space="0" w:color="auto"/>
            <w:bottom w:val="none" w:sz="0" w:space="0" w:color="auto"/>
            <w:right w:val="none" w:sz="0" w:space="0" w:color="auto"/>
          </w:divBdr>
        </w:div>
        <w:div w:id="126898997">
          <w:marLeft w:val="480"/>
          <w:marRight w:val="0"/>
          <w:marTop w:val="0"/>
          <w:marBottom w:val="0"/>
          <w:divBdr>
            <w:top w:val="none" w:sz="0" w:space="0" w:color="auto"/>
            <w:left w:val="none" w:sz="0" w:space="0" w:color="auto"/>
            <w:bottom w:val="none" w:sz="0" w:space="0" w:color="auto"/>
            <w:right w:val="none" w:sz="0" w:space="0" w:color="auto"/>
          </w:divBdr>
        </w:div>
        <w:div w:id="459766211">
          <w:marLeft w:val="480"/>
          <w:marRight w:val="0"/>
          <w:marTop w:val="0"/>
          <w:marBottom w:val="0"/>
          <w:divBdr>
            <w:top w:val="none" w:sz="0" w:space="0" w:color="auto"/>
            <w:left w:val="none" w:sz="0" w:space="0" w:color="auto"/>
            <w:bottom w:val="none" w:sz="0" w:space="0" w:color="auto"/>
            <w:right w:val="none" w:sz="0" w:space="0" w:color="auto"/>
          </w:divBdr>
        </w:div>
        <w:div w:id="999819625">
          <w:marLeft w:val="480"/>
          <w:marRight w:val="0"/>
          <w:marTop w:val="0"/>
          <w:marBottom w:val="0"/>
          <w:divBdr>
            <w:top w:val="none" w:sz="0" w:space="0" w:color="auto"/>
            <w:left w:val="none" w:sz="0" w:space="0" w:color="auto"/>
            <w:bottom w:val="none" w:sz="0" w:space="0" w:color="auto"/>
            <w:right w:val="none" w:sz="0" w:space="0" w:color="auto"/>
          </w:divBdr>
        </w:div>
        <w:div w:id="1171290532">
          <w:marLeft w:val="480"/>
          <w:marRight w:val="0"/>
          <w:marTop w:val="0"/>
          <w:marBottom w:val="0"/>
          <w:divBdr>
            <w:top w:val="none" w:sz="0" w:space="0" w:color="auto"/>
            <w:left w:val="none" w:sz="0" w:space="0" w:color="auto"/>
            <w:bottom w:val="none" w:sz="0" w:space="0" w:color="auto"/>
            <w:right w:val="none" w:sz="0" w:space="0" w:color="auto"/>
          </w:divBdr>
        </w:div>
        <w:div w:id="1871213277">
          <w:marLeft w:val="480"/>
          <w:marRight w:val="0"/>
          <w:marTop w:val="0"/>
          <w:marBottom w:val="0"/>
          <w:divBdr>
            <w:top w:val="none" w:sz="0" w:space="0" w:color="auto"/>
            <w:left w:val="none" w:sz="0" w:space="0" w:color="auto"/>
            <w:bottom w:val="none" w:sz="0" w:space="0" w:color="auto"/>
            <w:right w:val="none" w:sz="0" w:space="0" w:color="auto"/>
          </w:divBdr>
        </w:div>
        <w:div w:id="1803306617">
          <w:marLeft w:val="480"/>
          <w:marRight w:val="0"/>
          <w:marTop w:val="0"/>
          <w:marBottom w:val="0"/>
          <w:divBdr>
            <w:top w:val="none" w:sz="0" w:space="0" w:color="auto"/>
            <w:left w:val="none" w:sz="0" w:space="0" w:color="auto"/>
            <w:bottom w:val="none" w:sz="0" w:space="0" w:color="auto"/>
            <w:right w:val="none" w:sz="0" w:space="0" w:color="auto"/>
          </w:divBdr>
        </w:div>
        <w:div w:id="595016020">
          <w:marLeft w:val="480"/>
          <w:marRight w:val="0"/>
          <w:marTop w:val="0"/>
          <w:marBottom w:val="0"/>
          <w:divBdr>
            <w:top w:val="none" w:sz="0" w:space="0" w:color="auto"/>
            <w:left w:val="none" w:sz="0" w:space="0" w:color="auto"/>
            <w:bottom w:val="none" w:sz="0" w:space="0" w:color="auto"/>
            <w:right w:val="none" w:sz="0" w:space="0" w:color="auto"/>
          </w:divBdr>
        </w:div>
        <w:div w:id="254093672">
          <w:marLeft w:val="480"/>
          <w:marRight w:val="0"/>
          <w:marTop w:val="0"/>
          <w:marBottom w:val="0"/>
          <w:divBdr>
            <w:top w:val="none" w:sz="0" w:space="0" w:color="auto"/>
            <w:left w:val="none" w:sz="0" w:space="0" w:color="auto"/>
            <w:bottom w:val="none" w:sz="0" w:space="0" w:color="auto"/>
            <w:right w:val="none" w:sz="0" w:space="0" w:color="auto"/>
          </w:divBdr>
        </w:div>
        <w:div w:id="534268523">
          <w:marLeft w:val="480"/>
          <w:marRight w:val="0"/>
          <w:marTop w:val="0"/>
          <w:marBottom w:val="0"/>
          <w:divBdr>
            <w:top w:val="none" w:sz="0" w:space="0" w:color="auto"/>
            <w:left w:val="none" w:sz="0" w:space="0" w:color="auto"/>
            <w:bottom w:val="none" w:sz="0" w:space="0" w:color="auto"/>
            <w:right w:val="none" w:sz="0" w:space="0" w:color="auto"/>
          </w:divBdr>
        </w:div>
        <w:div w:id="709262762">
          <w:marLeft w:val="480"/>
          <w:marRight w:val="0"/>
          <w:marTop w:val="0"/>
          <w:marBottom w:val="0"/>
          <w:divBdr>
            <w:top w:val="none" w:sz="0" w:space="0" w:color="auto"/>
            <w:left w:val="none" w:sz="0" w:space="0" w:color="auto"/>
            <w:bottom w:val="none" w:sz="0" w:space="0" w:color="auto"/>
            <w:right w:val="none" w:sz="0" w:space="0" w:color="auto"/>
          </w:divBdr>
        </w:div>
        <w:div w:id="1649171493">
          <w:marLeft w:val="480"/>
          <w:marRight w:val="0"/>
          <w:marTop w:val="0"/>
          <w:marBottom w:val="0"/>
          <w:divBdr>
            <w:top w:val="none" w:sz="0" w:space="0" w:color="auto"/>
            <w:left w:val="none" w:sz="0" w:space="0" w:color="auto"/>
            <w:bottom w:val="none" w:sz="0" w:space="0" w:color="auto"/>
            <w:right w:val="none" w:sz="0" w:space="0" w:color="auto"/>
          </w:divBdr>
        </w:div>
      </w:divsChild>
    </w:div>
    <w:div w:id="867180247">
      <w:bodyDiv w:val="1"/>
      <w:marLeft w:val="0"/>
      <w:marRight w:val="0"/>
      <w:marTop w:val="0"/>
      <w:marBottom w:val="0"/>
      <w:divBdr>
        <w:top w:val="none" w:sz="0" w:space="0" w:color="auto"/>
        <w:left w:val="none" w:sz="0" w:space="0" w:color="auto"/>
        <w:bottom w:val="none" w:sz="0" w:space="0" w:color="auto"/>
        <w:right w:val="none" w:sz="0" w:space="0" w:color="auto"/>
      </w:divBdr>
    </w:div>
    <w:div w:id="869341002">
      <w:bodyDiv w:val="1"/>
      <w:marLeft w:val="0"/>
      <w:marRight w:val="0"/>
      <w:marTop w:val="0"/>
      <w:marBottom w:val="0"/>
      <w:divBdr>
        <w:top w:val="none" w:sz="0" w:space="0" w:color="auto"/>
        <w:left w:val="none" w:sz="0" w:space="0" w:color="auto"/>
        <w:bottom w:val="none" w:sz="0" w:space="0" w:color="auto"/>
        <w:right w:val="none" w:sz="0" w:space="0" w:color="auto"/>
      </w:divBdr>
      <w:divsChild>
        <w:div w:id="1541091649">
          <w:marLeft w:val="480"/>
          <w:marRight w:val="0"/>
          <w:marTop w:val="0"/>
          <w:marBottom w:val="0"/>
          <w:divBdr>
            <w:top w:val="none" w:sz="0" w:space="0" w:color="auto"/>
            <w:left w:val="none" w:sz="0" w:space="0" w:color="auto"/>
            <w:bottom w:val="none" w:sz="0" w:space="0" w:color="auto"/>
            <w:right w:val="none" w:sz="0" w:space="0" w:color="auto"/>
          </w:divBdr>
        </w:div>
        <w:div w:id="1780442978">
          <w:marLeft w:val="480"/>
          <w:marRight w:val="0"/>
          <w:marTop w:val="0"/>
          <w:marBottom w:val="0"/>
          <w:divBdr>
            <w:top w:val="none" w:sz="0" w:space="0" w:color="auto"/>
            <w:left w:val="none" w:sz="0" w:space="0" w:color="auto"/>
            <w:bottom w:val="none" w:sz="0" w:space="0" w:color="auto"/>
            <w:right w:val="none" w:sz="0" w:space="0" w:color="auto"/>
          </w:divBdr>
        </w:div>
        <w:div w:id="675839639">
          <w:marLeft w:val="480"/>
          <w:marRight w:val="0"/>
          <w:marTop w:val="0"/>
          <w:marBottom w:val="0"/>
          <w:divBdr>
            <w:top w:val="none" w:sz="0" w:space="0" w:color="auto"/>
            <w:left w:val="none" w:sz="0" w:space="0" w:color="auto"/>
            <w:bottom w:val="none" w:sz="0" w:space="0" w:color="auto"/>
            <w:right w:val="none" w:sz="0" w:space="0" w:color="auto"/>
          </w:divBdr>
        </w:div>
        <w:div w:id="1956516457">
          <w:marLeft w:val="480"/>
          <w:marRight w:val="0"/>
          <w:marTop w:val="0"/>
          <w:marBottom w:val="0"/>
          <w:divBdr>
            <w:top w:val="none" w:sz="0" w:space="0" w:color="auto"/>
            <w:left w:val="none" w:sz="0" w:space="0" w:color="auto"/>
            <w:bottom w:val="none" w:sz="0" w:space="0" w:color="auto"/>
            <w:right w:val="none" w:sz="0" w:space="0" w:color="auto"/>
          </w:divBdr>
        </w:div>
        <w:div w:id="1888300902">
          <w:marLeft w:val="480"/>
          <w:marRight w:val="0"/>
          <w:marTop w:val="0"/>
          <w:marBottom w:val="0"/>
          <w:divBdr>
            <w:top w:val="none" w:sz="0" w:space="0" w:color="auto"/>
            <w:left w:val="none" w:sz="0" w:space="0" w:color="auto"/>
            <w:bottom w:val="none" w:sz="0" w:space="0" w:color="auto"/>
            <w:right w:val="none" w:sz="0" w:space="0" w:color="auto"/>
          </w:divBdr>
        </w:div>
        <w:div w:id="681783106">
          <w:marLeft w:val="480"/>
          <w:marRight w:val="0"/>
          <w:marTop w:val="0"/>
          <w:marBottom w:val="0"/>
          <w:divBdr>
            <w:top w:val="none" w:sz="0" w:space="0" w:color="auto"/>
            <w:left w:val="none" w:sz="0" w:space="0" w:color="auto"/>
            <w:bottom w:val="none" w:sz="0" w:space="0" w:color="auto"/>
            <w:right w:val="none" w:sz="0" w:space="0" w:color="auto"/>
          </w:divBdr>
        </w:div>
        <w:div w:id="287014157">
          <w:marLeft w:val="480"/>
          <w:marRight w:val="0"/>
          <w:marTop w:val="0"/>
          <w:marBottom w:val="0"/>
          <w:divBdr>
            <w:top w:val="none" w:sz="0" w:space="0" w:color="auto"/>
            <w:left w:val="none" w:sz="0" w:space="0" w:color="auto"/>
            <w:bottom w:val="none" w:sz="0" w:space="0" w:color="auto"/>
            <w:right w:val="none" w:sz="0" w:space="0" w:color="auto"/>
          </w:divBdr>
        </w:div>
        <w:div w:id="640620749">
          <w:marLeft w:val="480"/>
          <w:marRight w:val="0"/>
          <w:marTop w:val="0"/>
          <w:marBottom w:val="0"/>
          <w:divBdr>
            <w:top w:val="none" w:sz="0" w:space="0" w:color="auto"/>
            <w:left w:val="none" w:sz="0" w:space="0" w:color="auto"/>
            <w:bottom w:val="none" w:sz="0" w:space="0" w:color="auto"/>
            <w:right w:val="none" w:sz="0" w:space="0" w:color="auto"/>
          </w:divBdr>
        </w:div>
        <w:div w:id="581447142">
          <w:marLeft w:val="480"/>
          <w:marRight w:val="0"/>
          <w:marTop w:val="0"/>
          <w:marBottom w:val="0"/>
          <w:divBdr>
            <w:top w:val="none" w:sz="0" w:space="0" w:color="auto"/>
            <w:left w:val="none" w:sz="0" w:space="0" w:color="auto"/>
            <w:bottom w:val="none" w:sz="0" w:space="0" w:color="auto"/>
            <w:right w:val="none" w:sz="0" w:space="0" w:color="auto"/>
          </w:divBdr>
        </w:div>
        <w:div w:id="1280726164">
          <w:marLeft w:val="480"/>
          <w:marRight w:val="0"/>
          <w:marTop w:val="0"/>
          <w:marBottom w:val="0"/>
          <w:divBdr>
            <w:top w:val="none" w:sz="0" w:space="0" w:color="auto"/>
            <w:left w:val="none" w:sz="0" w:space="0" w:color="auto"/>
            <w:bottom w:val="none" w:sz="0" w:space="0" w:color="auto"/>
            <w:right w:val="none" w:sz="0" w:space="0" w:color="auto"/>
          </w:divBdr>
        </w:div>
      </w:divsChild>
    </w:div>
    <w:div w:id="873809214">
      <w:bodyDiv w:val="1"/>
      <w:marLeft w:val="0"/>
      <w:marRight w:val="0"/>
      <w:marTop w:val="0"/>
      <w:marBottom w:val="0"/>
      <w:divBdr>
        <w:top w:val="none" w:sz="0" w:space="0" w:color="auto"/>
        <w:left w:val="none" w:sz="0" w:space="0" w:color="auto"/>
        <w:bottom w:val="none" w:sz="0" w:space="0" w:color="auto"/>
        <w:right w:val="none" w:sz="0" w:space="0" w:color="auto"/>
      </w:divBdr>
      <w:divsChild>
        <w:div w:id="158619944">
          <w:marLeft w:val="480"/>
          <w:marRight w:val="0"/>
          <w:marTop w:val="0"/>
          <w:marBottom w:val="0"/>
          <w:divBdr>
            <w:top w:val="none" w:sz="0" w:space="0" w:color="auto"/>
            <w:left w:val="none" w:sz="0" w:space="0" w:color="auto"/>
            <w:bottom w:val="none" w:sz="0" w:space="0" w:color="auto"/>
            <w:right w:val="none" w:sz="0" w:space="0" w:color="auto"/>
          </w:divBdr>
        </w:div>
        <w:div w:id="1580289271">
          <w:marLeft w:val="480"/>
          <w:marRight w:val="0"/>
          <w:marTop w:val="0"/>
          <w:marBottom w:val="0"/>
          <w:divBdr>
            <w:top w:val="none" w:sz="0" w:space="0" w:color="auto"/>
            <w:left w:val="none" w:sz="0" w:space="0" w:color="auto"/>
            <w:bottom w:val="none" w:sz="0" w:space="0" w:color="auto"/>
            <w:right w:val="none" w:sz="0" w:space="0" w:color="auto"/>
          </w:divBdr>
        </w:div>
        <w:div w:id="1710304275">
          <w:marLeft w:val="480"/>
          <w:marRight w:val="0"/>
          <w:marTop w:val="0"/>
          <w:marBottom w:val="0"/>
          <w:divBdr>
            <w:top w:val="none" w:sz="0" w:space="0" w:color="auto"/>
            <w:left w:val="none" w:sz="0" w:space="0" w:color="auto"/>
            <w:bottom w:val="none" w:sz="0" w:space="0" w:color="auto"/>
            <w:right w:val="none" w:sz="0" w:space="0" w:color="auto"/>
          </w:divBdr>
        </w:div>
        <w:div w:id="110437369">
          <w:marLeft w:val="480"/>
          <w:marRight w:val="0"/>
          <w:marTop w:val="0"/>
          <w:marBottom w:val="0"/>
          <w:divBdr>
            <w:top w:val="none" w:sz="0" w:space="0" w:color="auto"/>
            <w:left w:val="none" w:sz="0" w:space="0" w:color="auto"/>
            <w:bottom w:val="none" w:sz="0" w:space="0" w:color="auto"/>
            <w:right w:val="none" w:sz="0" w:space="0" w:color="auto"/>
          </w:divBdr>
        </w:div>
        <w:div w:id="769356157">
          <w:marLeft w:val="480"/>
          <w:marRight w:val="0"/>
          <w:marTop w:val="0"/>
          <w:marBottom w:val="0"/>
          <w:divBdr>
            <w:top w:val="none" w:sz="0" w:space="0" w:color="auto"/>
            <w:left w:val="none" w:sz="0" w:space="0" w:color="auto"/>
            <w:bottom w:val="none" w:sz="0" w:space="0" w:color="auto"/>
            <w:right w:val="none" w:sz="0" w:space="0" w:color="auto"/>
          </w:divBdr>
        </w:div>
        <w:div w:id="1625116940">
          <w:marLeft w:val="480"/>
          <w:marRight w:val="0"/>
          <w:marTop w:val="0"/>
          <w:marBottom w:val="0"/>
          <w:divBdr>
            <w:top w:val="none" w:sz="0" w:space="0" w:color="auto"/>
            <w:left w:val="none" w:sz="0" w:space="0" w:color="auto"/>
            <w:bottom w:val="none" w:sz="0" w:space="0" w:color="auto"/>
            <w:right w:val="none" w:sz="0" w:space="0" w:color="auto"/>
          </w:divBdr>
        </w:div>
        <w:div w:id="1022783494">
          <w:marLeft w:val="480"/>
          <w:marRight w:val="0"/>
          <w:marTop w:val="0"/>
          <w:marBottom w:val="0"/>
          <w:divBdr>
            <w:top w:val="none" w:sz="0" w:space="0" w:color="auto"/>
            <w:left w:val="none" w:sz="0" w:space="0" w:color="auto"/>
            <w:bottom w:val="none" w:sz="0" w:space="0" w:color="auto"/>
            <w:right w:val="none" w:sz="0" w:space="0" w:color="auto"/>
          </w:divBdr>
        </w:div>
        <w:div w:id="1284849034">
          <w:marLeft w:val="480"/>
          <w:marRight w:val="0"/>
          <w:marTop w:val="0"/>
          <w:marBottom w:val="0"/>
          <w:divBdr>
            <w:top w:val="none" w:sz="0" w:space="0" w:color="auto"/>
            <w:left w:val="none" w:sz="0" w:space="0" w:color="auto"/>
            <w:bottom w:val="none" w:sz="0" w:space="0" w:color="auto"/>
            <w:right w:val="none" w:sz="0" w:space="0" w:color="auto"/>
          </w:divBdr>
        </w:div>
        <w:div w:id="1208107529">
          <w:marLeft w:val="480"/>
          <w:marRight w:val="0"/>
          <w:marTop w:val="0"/>
          <w:marBottom w:val="0"/>
          <w:divBdr>
            <w:top w:val="none" w:sz="0" w:space="0" w:color="auto"/>
            <w:left w:val="none" w:sz="0" w:space="0" w:color="auto"/>
            <w:bottom w:val="none" w:sz="0" w:space="0" w:color="auto"/>
            <w:right w:val="none" w:sz="0" w:space="0" w:color="auto"/>
          </w:divBdr>
        </w:div>
        <w:div w:id="98187006">
          <w:marLeft w:val="480"/>
          <w:marRight w:val="0"/>
          <w:marTop w:val="0"/>
          <w:marBottom w:val="0"/>
          <w:divBdr>
            <w:top w:val="none" w:sz="0" w:space="0" w:color="auto"/>
            <w:left w:val="none" w:sz="0" w:space="0" w:color="auto"/>
            <w:bottom w:val="none" w:sz="0" w:space="0" w:color="auto"/>
            <w:right w:val="none" w:sz="0" w:space="0" w:color="auto"/>
          </w:divBdr>
        </w:div>
        <w:div w:id="329412827">
          <w:marLeft w:val="480"/>
          <w:marRight w:val="0"/>
          <w:marTop w:val="0"/>
          <w:marBottom w:val="0"/>
          <w:divBdr>
            <w:top w:val="none" w:sz="0" w:space="0" w:color="auto"/>
            <w:left w:val="none" w:sz="0" w:space="0" w:color="auto"/>
            <w:bottom w:val="none" w:sz="0" w:space="0" w:color="auto"/>
            <w:right w:val="none" w:sz="0" w:space="0" w:color="auto"/>
          </w:divBdr>
        </w:div>
        <w:div w:id="318114692">
          <w:marLeft w:val="480"/>
          <w:marRight w:val="0"/>
          <w:marTop w:val="0"/>
          <w:marBottom w:val="0"/>
          <w:divBdr>
            <w:top w:val="none" w:sz="0" w:space="0" w:color="auto"/>
            <w:left w:val="none" w:sz="0" w:space="0" w:color="auto"/>
            <w:bottom w:val="none" w:sz="0" w:space="0" w:color="auto"/>
            <w:right w:val="none" w:sz="0" w:space="0" w:color="auto"/>
          </w:divBdr>
        </w:div>
      </w:divsChild>
    </w:div>
    <w:div w:id="875971153">
      <w:bodyDiv w:val="1"/>
      <w:marLeft w:val="0"/>
      <w:marRight w:val="0"/>
      <w:marTop w:val="0"/>
      <w:marBottom w:val="0"/>
      <w:divBdr>
        <w:top w:val="none" w:sz="0" w:space="0" w:color="auto"/>
        <w:left w:val="none" w:sz="0" w:space="0" w:color="auto"/>
        <w:bottom w:val="none" w:sz="0" w:space="0" w:color="auto"/>
        <w:right w:val="none" w:sz="0" w:space="0" w:color="auto"/>
      </w:divBdr>
      <w:divsChild>
        <w:div w:id="689184060">
          <w:marLeft w:val="480"/>
          <w:marRight w:val="0"/>
          <w:marTop w:val="0"/>
          <w:marBottom w:val="0"/>
          <w:divBdr>
            <w:top w:val="none" w:sz="0" w:space="0" w:color="auto"/>
            <w:left w:val="none" w:sz="0" w:space="0" w:color="auto"/>
            <w:bottom w:val="none" w:sz="0" w:space="0" w:color="auto"/>
            <w:right w:val="none" w:sz="0" w:space="0" w:color="auto"/>
          </w:divBdr>
        </w:div>
        <w:div w:id="1412509936">
          <w:marLeft w:val="480"/>
          <w:marRight w:val="0"/>
          <w:marTop w:val="0"/>
          <w:marBottom w:val="0"/>
          <w:divBdr>
            <w:top w:val="none" w:sz="0" w:space="0" w:color="auto"/>
            <w:left w:val="none" w:sz="0" w:space="0" w:color="auto"/>
            <w:bottom w:val="none" w:sz="0" w:space="0" w:color="auto"/>
            <w:right w:val="none" w:sz="0" w:space="0" w:color="auto"/>
          </w:divBdr>
        </w:div>
        <w:div w:id="2007854847">
          <w:marLeft w:val="480"/>
          <w:marRight w:val="0"/>
          <w:marTop w:val="0"/>
          <w:marBottom w:val="0"/>
          <w:divBdr>
            <w:top w:val="none" w:sz="0" w:space="0" w:color="auto"/>
            <w:left w:val="none" w:sz="0" w:space="0" w:color="auto"/>
            <w:bottom w:val="none" w:sz="0" w:space="0" w:color="auto"/>
            <w:right w:val="none" w:sz="0" w:space="0" w:color="auto"/>
          </w:divBdr>
        </w:div>
        <w:div w:id="2049909741">
          <w:marLeft w:val="480"/>
          <w:marRight w:val="0"/>
          <w:marTop w:val="0"/>
          <w:marBottom w:val="0"/>
          <w:divBdr>
            <w:top w:val="none" w:sz="0" w:space="0" w:color="auto"/>
            <w:left w:val="none" w:sz="0" w:space="0" w:color="auto"/>
            <w:bottom w:val="none" w:sz="0" w:space="0" w:color="auto"/>
            <w:right w:val="none" w:sz="0" w:space="0" w:color="auto"/>
          </w:divBdr>
        </w:div>
        <w:div w:id="433132704">
          <w:marLeft w:val="480"/>
          <w:marRight w:val="0"/>
          <w:marTop w:val="0"/>
          <w:marBottom w:val="0"/>
          <w:divBdr>
            <w:top w:val="none" w:sz="0" w:space="0" w:color="auto"/>
            <w:left w:val="none" w:sz="0" w:space="0" w:color="auto"/>
            <w:bottom w:val="none" w:sz="0" w:space="0" w:color="auto"/>
            <w:right w:val="none" w:sz="0" w:space="0" w:color="auto"/>
          </w:divBdr>
        </w:div>
        <w:div w:id="1788506913">
          <w:marLeft w:val="480"/>
          <w:marRight w:val="0"/>
          <w:marTop w:val="0"/>
          <w:marBottom w:val="0"/>
          <w:divBdr>
            <w:top w:val="none" w:sz="0" w:space="0" w:color="auto"/>
            <w:left w:val="none" w:sz="0" w:space="0" w:color="auto"/>
            <w:bottom w:val="none" w:sz="0" w:space="0" w:color="auto"/>
            <w:right w:val="none" w:sz="0" w:space="0" w:color="auto"/>
          </w:divBdr>
        </w:div>
        <w:div w:id="742292374">
          <w:marLeft w:val="480"/>
          <w:marRight w:val="0"/>
          <w:marTop w:val="0"/>
          <w:marBottom w:val="0"/>
          <w:divBdr>
            <w:top w:val="none" w:sz="0" w:space="0" w:color="auto"/>
            <w:left w:val="none" w:sz="0" w:space="0" w:color="auto"/>
            <w:bottom w:val="none" w:sz="0" w:space="0" w:color="auto"/>
            <w:right w:val="none" w:sz="0" w:space="0" w:color="auto"/>
          </w:divBdr>
        </w:div>
        <w:div w:id="557672185">
          <w:marLeft w:val="480"/>
          <w:marRight w:val="0"/>
          <w:marTop w:val="0"/>
          <w:marBottom w:val="0"/>
          <w:divBdr>
            <w:top w:val="none" w:sz="0" w:space="0" w:color="auto"/>
            <w:left w:val="none" w:sz="0" w:space="0" w:color="auto"/>
            <w:bottom w:val="none" w:sz="0" w:space="0" w:color="auto"/>
            <w:right w:val="none" w:sz="0" w:space="0" w:color="auto"/>
          </w:divBdr>
        </w:div>
        <w:div w:id="133450991">
          <w:marLeft w:val="480"/>
          <w:marRight w:val="0"/>
          <w:marTop w:val="0"/>
          <w:marBottom w:val="0"/>
          <w:divBdr>
            <w:top w:val="none" w:sz="0" w:space="0" w:color="auto"/>
            <w:left w:val="none" w:sz="0" w:space="0" w:color="auto"/>
            <w:bottom w:val="none" w:sz="0" w:space="0" w:color="auto"/>
            <w:right w:val="none" w:sz="0" w:space="0" w:color="auto"/>
          </w:divBdr>
        </w:div>
        <w:div w:id="1197695354">
          <w:marLeft w:val="480"/>
          <w:marRight w:val="0"/>
          <w:marTop w:val="0"/>
          <w:marBottom w:val="0"/>
          <w:divBdr>
            <w:top w:val="none" w:sz="0" w:space="0" w:color="auto"/>
            <w:left w:val="none" w:sz="0" w:space="0" w:color="auto"/>
            <w:bottom w:val="none" w:sz="0" w:space="0" w:color="auto"/>
            <w:right w:val="none" w:sz="0" w:space="0" w:color="auto"/>
          </w:divBdr>
        </w:div>
        <w:div w:id="1666542825">
          <w:marLeft w:val="480"/>
          <w:marRight w:val="0"/>
          <w:marTop w:val="0"/>
          <w:marBottom w:val="0"/>
          <w:divBdr>
            <w:top w:val="none" w:sz="0" w:space="0" w:color="auto"/>
            <w:left w:val="none" w:sz="0" w:space="0" w:color="auto"/>
            <w:bottom w:val="none" w:sz="0" w:space="0" w:color="auto"/>
            <w:right w:val="none" w:sz="0" w:space="0" w:color="auto"/>
          </w:divBdr>
        </w:div>
        <w:div w:id="2088575821">
          <w:marLeft w:val="480"/>
          <w:marRight w:val="0"/>
          <w:marTop w:val="0"/>
          <w:marBottom w:val="0"/>
          <w:divBdr>
            <w:top w:val="none" w:sz="0" w:space="0" w:color="auto"/>
            <w:left w:val="none" w:sz="0" w:space="0" w:color="auto"/>
            <w:bottom w:val="none" w:sz="0" w:space="0" w:color="auto"/>
            <w:right w:val="none" w:sz="0" w:space="0" w:color="auto"/>
          </w:divBdr>
        </w:div>
        <w:div w:id="503519177">
          <w:marLeft w:val="480"/>
          <w:marRight w:val="0"/>
          <w:marTop w:val="0"/>
          <w:marBottom w:val="0"/>
          <w:divBdr>
            <w:top w:val="none" w:sz="0" w:space="0" w:color="auto"/>
            <w:left w:val="none" w:sz="0" w:space="0" w:color="auto"/>
            <w:bottom w:val="none" w:sz="0" w:space="0" w:color="auto"/>
            <w:right w:val="none" w:sz="0" w:space="0" w:color="auto"/>
          </w:divBdr>
        </w:div>
        <w:div w:id="90200688">
          <w:marLeft w:val="480"/>
          <w:marRight w:val="0"/>
          <w:marTop w:val="0"/>
          <w:marBottom w:val="0"/>
          <w:divBdr>
            <w:top w:val="none" w:sz="0" w:space="0" w:color="auto"/>
            <w:left w:val="none" w:sz="0" w:space="0" w:color="auto"/>
            <w:bottom w:val="none" w:sz="0" w:space="0" w:color="auto"/>
            <w:right w:val="none" w:sz="0" w:space="0" w:color="auto"/>
          </w:divBdr>
        </w:div>
      </w:divsChild>
    </w:div>
    <w:div w:id="882130449">
      <w:bodyDiv w:val="1"/>
      <w:marLeft w:val="0"/>
      <w:marRight w:val="0"/>
      <w:marTop w:val="0"/>
      <w:marBottom w:val="0"/>
      <w:divBdr>
        <w:top w:val="none" w:sz="0" w:space="0" w:color="auto"/>
        <w:left w:val="none" w:sz="0" w:space="0" w:color="auto"/>
        <w:bottom w:val="none" w:sz="0" w:space="0" w:color="auto"/>
        <w:right w:val="none" w:sz="0" w:space="0" w:color="auto"/>
      </w:divBdr>
    </w:div>
    <w:div w:id="883639765">
      <w:bodyDiv w:val="1"/>
      <w:marLeft w:val="0"/>
      <w:marRight w:val="0"/>
      <w:marTop w:val="0"/>
      <w:marBottom w:val="0"/>
      <w:divBdr>
        <w:top w:val="none" w:sz="0" w:space="0" w:color="auto"/>
        <w:left w:val="none" w:sz="0" w:space="0" w:color="auto"/>
        <w:bottom w:val="none" w:sz="0" w:space="0" w:color="auto"/>
        <w:right w:val="none" w:sz="0" w:space="0" w:color="auto"/>
      </w:divBdr>
      <w:divsChild>
        <w:div w:id="1525898912">
          <w:marLeft w:val="480"/>
          <w:marRight w:val="0"/>
          <w:marTop w:val="0"/>
          <w:marBottom w:val="0"/>
          <w:divBdr>
            <w:top w:val="none" w:sz="0" w:space="0" w:color="auto"/>
            <w:left w:val="none" w:sz="0" w:space="0" w:color="auto"/>
            <w:bottom w:val="none" w:sz="0" w:space="0" w:color="auto"/>
            <w:right w:val="none" w:sz="0" w:space="0" w:color="auto"/>
          </w:divBdr>
        </w:div>
        <w:div w:id="1210654574">
          <w:marLeft w:val="480"/>
          <w:marRight w:val="0"/>
          <w:marTop w:val="0"/>
          <w:marBottom w:val="0"/>
          <w:divBdr>
            <w:top w:val="none" w:sz="0" w:space="0" w:color="auto"/>
            <w:left w:val="none" w:sz="0" w:space="0" w:color="auto"/>
            <w:bottom w:val="none" w:sz="0" w:space="0" w:color="auto"/>
            <w:right w:val="none" w:sz="0" w:space="0" w:color="auto"/>
          </w:divBdr>
        </w:div>
        <w:div w:id="2016565852">
          <w:marLeft w:val="480"/>
          <w:marRight w:val="0"/>
          <w:marTop w:val="0"/>
          <w:marBottom w:val="0"/>
          <w:divBdr>
            <w:top w:val="none" w:sz="0" w:space="0" w:color="auto"/>
            <w:left w:val="none" w:sz="0" w:space="0" w:color="auto"/>
            <w:bottom w:val="none" w:sz="0" w:space="0" w:color="auto"/>
            <w:right w:val="none" w:sz="0" w:space="0" w:color="auto"/>
          </w:divBdr>
        </w:div>
        <w:div w:id="1931112408">
          <w:marLeft w:val="480"/>
          <w:marRight w:val="0"/>
          <w:marTop w:val="0"/>
          <w:marBottom w:val="0"/>
          <w:divBdr>
            <w:top w:val="none" w:sz="0" w:space="0" w:color="auto"/>
            <w:left w:val="none" w:sz="0" w:space="0" w:color="auto"/>
            <w:bottom w:val="none" w:sz="0" w:space="0" w:color="auto"/>
            <w:right w:val="none" w:sz="0" w:space="0" w:color="auto"/>
          </w:divBdr>
        </w:div>
      </w:divsChild>
    </w:div>
    <w:div w:id="884410354">
      <w:bodyDiv w:val="1"/>
      <w:marLeft w:val="0"/>
      <w:marRight w:val="0"/>
      <w:marTop w:val="0"/>
      <w:marBottom w:val="0"/>
      <w:divBdr>
        <w:top w:val="none" w:sz="0" w:space="0" w:color="auto"/>
        <w:left w:val="none" w:sz="0" w:space="0" w:color="auto"/>
        <w:bottom w:val="none" w:sz="0" w:space="0" w:color="auto"/>
        <w:right w:val="none" w:sz="0" w:space="0" w:color="auto"/>
      </w:divBdr>
    </w:div>
    <w:div w:id="970941711">
      <w:bodyDiv w:val="1"/>
      <w:marLeft w:val="0"/>
      <w:marRight w:val="0"/>
      <w:marTop w:val="0"/>
      <w:marBottom w:val="0"/>
      <w:divBdr>
        <w:top w:val="none" w:sz="0" w:space="0" w:color="auto"/>
        <w:left w:val="none" w:sz="0" w:space="0" w:color="auto"/>
        <w:bottom w:val="none" w:sz="0" w:space="0" w:color="auto"/>
        <w:right w:val="none" w:sz="0" w:space="0" w:color="auto"/>
      </w:divBdr>
    </w:div>
    <w:div w:id="979651814">
      <w:bodyDiv w:val="1"/>
      <w:marLeft w:val="0"/>
      <w:marRight w:val="0"/>
      <w:marTop w:val="0"/>
      <w:marBottom w:val="0"/>
      <w:divBdr>
        <w:top w:val="none" w:sz="0" w:space="0" w:color="auto"/>
        <w:left w:val="none" w:sz="0" w:space="0" w:color="auto"/>
        <w:bottom w:val="none" w:sz="0" w:space="0" w:color="auto"/>
        <w:right w:val="none" w:sz="0" w:space="0" w:color="auto"/>
      </w:divBdr>
      <w:divsChild>
        <w:div w:id="1679773232">
          <w:marLeft w:val="480"/>
          <w:marRight w:val="0"/>
          <w:marTop w:val="0"/>
          <w:marBottom w:val="0"/>
          <w:divBdr>
            <w:top w:val="none" w:sz="0" w:space="0" w:color="auto"/>
            <w:left w:val="none" w:sz="0" w:space="0" w:color="auto"/>
            <w:bottom w:val="none" w:sz="0" w:space="0" w:color="auto"/>
            <w:right w:val="none" w:sz="0" w:space="0" w:color="auto"/>
          </w:divBdr>
        </w:div>
        <w:div w:id="2017075093">
          <w:marLeft w:val="480"/>
          <w:marRight w:val="0"/>
          <w:marTop w:val="0"/>
          <w:marBottom w:val="0"/>
          <w:divBdr>
            <w:top w:val="none" w:sz="0" w:space="0" w:color="auto"/>
            <w:left w:val="none" w:sz="0" w:space="0" w:color="auto"/>
            <w:bottom w:val="none" w:sz="0" w:space="0" w:color="auto"/>
            <w:right w:val="none" w:sz="0" w:space="0" w:color="auto"/>
          </w:divBdr>
        </w:div>
        <w:div w:id="841163489">
          <w:marLeft w:val="480"/>
          <w:marRight w:val="0"/>
          <w:marTop w:val="0"/>
          <w:marBottom w:val="0"/>
          <w:divBdr>
            <w:top w:val="none" w:sz="0" w:space="0" w:color="auto"/>
            <w:left w:val="none" w:sz="0" w:space="0" w:color="auto"/>
            <w:bottom w:val="none" w:sz="0" w:space="0" w:color="auto"/>
            <w:right w:val="none" w:sz="0" w:space="0" w:color="auto"/>
          </w:divBdr>
        </w:div>
        <w:div w:id="1641688693">
          <w:marLeft w:val="480"/>
          <w:marRight w:val="0"/>
          <w:marTop w:val="0"/>
          <w:marBottom w:val="0"/>
          <w:divBdr>
            <w:top w:val="none" w:sz="0" w:space="0" w:color="auto"/>
            <w:left w:val="none" w:sz="0" w:space="0" w:color="auto"/>
            <w:bottom w:val="none" w:sz="0" w:space="0" w:color="auto"/>
            <w:right w:val="none" w:sz="0" w:space="0" w:color="auto"/>
          </w:divBdr>
        </w:div>
        <w:div w:id="637803880">
          <w:marLeft w:val="480"/>
          <w:marRight w:val="0"/>
          <w:marTop w:val="0"/>
          <w:marBottom w:val="0"/>
          <w:divBdr>
            <w:top w:val="none" w:sz="0" w:space="0" w:color="auto"/>
            <w:left w:val="none" w:sz="0" w:space="0" w:color="auto"/>
            <w:bottom w:val="none" w:sz="0" w:space="0" w:color="auto"/>
            <w:right w:val="none" w:sz="0" w:space="0" w:color="auto"/>
          </w:divBdr>
        </w:div>
        <w:div w:id="1797021511">
          <w:marLeft w:val="480"/>
          <w:marRight w:val="0"/>
          <w:marTop w:val="0"/>
          <w:marBottom w:val="0"/>
          <w:divBdr>
            <w:top w:val="none" w:sz="0" w:space="0" w:color="auto"/>
            <w:left w:val="none" w:sz="0" w:space="0" w:color="auto"/>
            <w:bottom w:val="none" w:sz="0" w:space="0" w:color="auto"/>
            <w:right w:val="none" w:sz="0" w:space="0" w:color="auto"/>
          </w:divBdr>
        </w:div>
        <w:div w:id="1298679034">
          <w:marLeft w:val="480"/>
          <w:marRight w:val="0"/>
          <w:marTop w:val="0"/>
          <w:marBottom w:val="0"/>
          <w:divBdr>
            <w:top w:val="none" w:sz="0" w:space="0" w:color="auto"/>
            <w:left w:val="none" w:sz="0" w:space="0" w:color="auto"/>
            <w:bottom w:val="none" w:sz="0" w:space="0" w:color="auto"/>
            <w:right w:val="none" w:sz="0" w:space="0" w:color="auto"/>
          </w:divBdr>
        </w:div>
        <w:div w:id="1158494083">
          <w:marLeft w:val="480"/>
          <w:marRight w:val="0"/>
          <w:marTop w:val="0"/>
          <w:marBottom w:val="0"/>
          <w:divBdr>
            <w:top w:val="none" w:sz="0" w:space="0" w:color="auto"/>
            <w:left w:val="none" w:sz="0" w:space="0" w:color="auto"/>
            <w:bottom w:val="none" w:sz="0" w:space="0" w:color="auto"/>
            <w:right w:val="none" w:sz="0" w:space="0" w:color="auto"/>
          </w:divBdr>
        </w:div>
        <w:div w:id="1744598345">
          <w:marLeft w:val="480"/>
          <w:marRight w:val="0"/>
          <w:marTop w:val="0"/>
          <w:marBottom w:val="0"/>
          <w:divBdr>
            <w:top w:val="none" w:sz="0" w:space="0" w:color="auto"/>
            <w:left w:val="none" w:sz="0" w:space="0" w:color="auto"/>
            <w:bottom w:val="none" w:sz="0" w:space="0" w:color="auto"/>
            <w:right w:val="none" w:sz="0" w:space="0" w:color="auto"/>
          </w:divBdr>
        </w:div>
        <w:div w:id="2053192947">
          <w:marLeft w:val="480"/>
          <w:marRight w:val="0"/>
          <w:marTop w:val="0"/>
          <w:marBottom w:val="0"/>
          <w:divBdr>
            <w:top w:val="none" w:sz="0" w:space="0" w:color="auto"/>
            <w:left w:val="none" w:sz="0" w:space="0" w:color="auto"/>
            <w:bottom w:val="none" w:sz="0" w:space="0" w:color="auto"/>
            <w:right w:val="none" w:sz="0" w:space="0" w:color="auto"/>
          </w:divBdr>
        </w:div>
        <w:div w:id="1894462333">
          <w:marLeft w:val="480"/>
          <w:marRight w:val="0"/>
          <w:marTop w:val="0"/>
          <w:marBottom w:val="0"/>
          <w:divBdr>
            <w:top w:val="none" w:sz="0" w:space="0" w:color="auto"/>
            <w:left w:val="none" w:sz="0" w:space="0" w:color="auto"/>
            <w:bottom w:val="none" w:sz="0" w:space="0" w:color="auto"/>
            <w:right w:val="none" w:sz="0" w:space="0" w:color="auto"/>
          </w:divBdr>
        </w:div>
        <w:div w:id="1588150340">
          <w:marLeft w:val="480"/>
          <w:marRight w:val="0"/>
          <w:marTop w:val="0"/>
          <w:marBottom w:val="0"/>
          <w:divBdr>
            <w:top w:val="none" w:sz="0" w:space="0" w:color="auto"/>
            <w:left w:val="none" w:sz="0" w:space="0" w:color="auto"/>
            <w:bottom w:val="none" w:sz="0" w:space="0" w:color="auto"/>
            <w:right w:val="none" w:sz="0" w:space="0" w:color="auto"/>
          </w:divBdr>
        </w:div>
        <w:div w:id="1773864550">
          <w:marLeft w:val="480"/>
          <w:marRight w:val="0"/>
          <w:marTop w:val="0"/>
          <w:marBottom w:val="0"/>
          <w:divBdr>
            <w:top w:val="none" w:sz="0" w:space="0" w:color="auto"/>
            <w:left w:val="none" w:sz="0" w:space="0" w:color="auto"/>
            <w:bottom w:val="none" w:sz="0" w:space="0" w:color="auto"/>
            <w:right w:val="none" w:sz="0" w:space="0" w:color="auto"/>
          </w:divBdr>
        </w:div>
        <w:div w:id="1789859353">
          <w:marLeft w:val="480"/>
          <w:marRight w:val="0"/>
          <w:marTop w:val="0"/>
          <w:marBottom w:val="0"/>
          <w:divBdr>
            <w:top w:val="none" w:sz="0" w:space="0" w:color="auto"/>
            <w:left w:val="none" w:sz="0" w:space="0" w:color="auto"/>
            <w:bottom w:val="none" w:sz="0" w:space="0" w:color="auto"/>
            <w:right w:val="none" w:sz="0" w:space="0" w:color="auto"/>
          </w:divBdr>
        </w:div>
        <w:div w:id="1161697966">
          <w:marLeft w:val="480"/>
          <w:marRight w:val="0"/>
          <w:marTop w:val="0"/>
          <w:marBottom w:val="0"/>
          <w:divBdr>
            <w:top w:val="none" w:sz="0" w:space="0" w:color="auto"/>
            <w:left w:val="none" w:sz="0" w:space="0" w:color="auto"/>
            <w:bottom w:val="none" w:sz="0" w:space="0" w:color="auto"/>
            <w:right w:val="none" w:sz="0" w:space="0" w:color="auto"/>
          </w:divBdr>
        </w:div>
        <w:div w:id="1840269136">
          <w:marLeft w:val="480"/>
          <w:marRight w:val="0"/>
          <w:marTop w:val="0"/>
          <w:marBottom w:val="0"/>
          <w:divBdr>
            <w:top w:val="none" w:sz="0" w:space="0" w:color="auto"/>
            <w:left w:val="none" w:sz="0" w:space="0" w:color="auto"/>
            <w:bottom w:val="none" w:sz="0" w:space="0" w:color="auto"/>
            <w:right w:val="none" w:sz="0" w:space="0" w:color="auto"/>
          </w:divBdr>
        </w:div>
        <w:div w:id="1360625321">
          <w:marLeft w:val="480"/>
          <w:marRight w:val="0"/>
          <w:marTop w:val="0"/>
          <w:marBottom w:val="0"/>
          <w:divBdr>
            <w:top w:val="none" w:sz="0" w:space="0" w:color="auto"/>
            <w:left w:val="none" w:sz="0" w:space="0" w:color="auto"/>
            <w:bottom w:val="none" w:sz="0" w:space="0" w:color="auto"/>
            <w:right w:val="none" w:sz="0" w:space="0" w:color="auto"/>
          </w:divBdr>
        </w:div>
        <w:div w:id="126700903">
          <w:marLeft w:val="480"/>
          <w:marRight w:val="0"/>
          <w:marTop w:val="0"/>
          <w:marBottom w:val="0"/>
          <w:divBdr>
            <w:top w:val="none" w:sz="0" w:space="0" w:color="auto"/>
            <w:left w:val="none" w:sz="0" w:space="0" w:color="auto"/>
            <w:bottom w:val="none" w:sz="0" w:space="0" w:color="auto"/>
            <w:right w:val="none" w:sz="0" w:space="0" w:color="auto"/>
          </w:divBdr>
        </w:div>
        <w:div w:id="1872836517">
          <w:marLeft w:val="480"/>
          <w:marRight w:val="0"/>
          <w:marTop w:val="0"/>
          <w:marBottom w:val="0"/>
          <w:divBdr>
            <w:top w:val="none" w:sz="0" w:space="0" w:color="auto"/>
            <w:left w:val="none" w:sz="0" w:space="0" w:color="auto"/>
            <w:bottom w:val="none" w:sz="0" w:space="0" w:color="auto"/>
            <w:right w:val="none" w:sz="0" w:space="0" w:color="auto"/>
          </w:divBdr>
        </w:div>
        <w:div w:id="772481488">
          <w:marLeft w:val="480"/>
          <w:marRight w:val="0"/>
          <w:marTop w:val="0"/>
          <w:marBottom w:val="0"/>
          <w:divBdr>
            <w:top w:val="none" w:sz="0" w:space="0" w:color="auto"/>
            <w:left w:val="none" w:sz="0" w:space="0" w:color="auto"/>
            <w:bottom w:val="none" w:sz="0" w:space="0" w:color="auto"/>
            <w:right w:val="none" w:sz="0" w:space="0" w:color="auto"/>
          </w:divBdr>
        </w:div>
        <w:div w:id="437531073">
          <w:marLeft w:val="480"/>
          <w:marRight w:val="0"/>
          <w:marTop w:val="0"/>
          <w:marBottom w:val="0"/>
          <w:divBdr>
            <w:top w:val="none" w:sz="0" w:space="0" w:color="auto"/>
            <w:left w:val="none" w:sz="0" w:space="0" w:color="auto"/>
            <w:bottom w:val="none" w:sz="0" w:space="0" w:color="auto"/>
            <w:right w:val="none" w:sz="0" w:space="0" w:color="auto"/>
          </w:divBdr>
        </w:div>
        <w:div w:id="1054818246">
          <w:marLeft w:val="480"/>
          <w:marRight w:val="0"/>
          <w:marTop w:val="0"/>
          <w:marBottom w:val="0"/>
          <w:divBdr>
            <w:top w:val="none" w:sz="0" w:space="0" w:color="auto"/>
            <w:left w:val="none" w:sz="0" w:space="0" w:color="auto"/>
            <w:bottom w:val="none" w:sz="0" w:space="0" w:color="auto"/>
            <w:right w:val="none" w:sz="0" w:space="0" w:color="auto"/>
          </w:divBdr>
        </w:div>
      </w:divsChild>
    </w:div>
    <w:div w:id="995496420">
      <w:bodyDiv w:val="1"/>
      <w:marLeft w:val="0"/>
      <w:marRight w:val="0"/>
      <w:marTop w:val="0"/>
      <w:marBottom w:val="0"/>
      <w:divBdr>
        <w:top w:val="none" w:sz="0" w:space="0" w:color="auto"/>
        <w:left w:val="none" w:sz="0" w:space="0" w:color="auto"/>
        <w:bottom w:val="none" w:sz="0" w:space="0" w:color="auto"/>
        <w:right w:val="none" w:sz="0" w:space="0" w:color="auto"/>
      </w:divBdr>
      <w:divsChild>
        <w:div w:id="1068303059">
          <w:marLeft w:val="480"/>
          <w:marRight w:val="0"/>
          <w:marTop w:val="0"/>
          <w:marBottom w:val="0"/>
          <w:divBdr>
            <w:top w:val="none" w:sz="0" w:space="0" w:color="auto"/>
            <w:left w:val="none" w:sz="0" w:space="0" w:color="auto"/>
            <w:bottom w:val="none" w:sz="0" w:space="0" w:color="auto"/>
            <w:right w:val="none" w:sz="0" w:space="0" w:color="auto"/>
          </w:divBdr>
        </w:div>
        <w:div w:id="1053043047">
          <w:marLeft w:val="480"/>
          <w:marRight w:val="0"/>
          <w:marTop w:val="0"/>
          <w:marBottom w:val="0"/>
          <w:divBdr>
            <w:top w:val="none" w:sz="0" w:space="0" w:color="auto"/>
            <w:left w:val="none" w:sz="0" w:space="0" w:color="auto"/>
            <w:bottom w:val="none" w:sz="0" w:space="0" w:color="auto"/>
            <w:right w:val="none" w:sz="0" w:space="0" w:color="auto"/>
          </w:divBdr>
        </w:div>
        <w:div w:id="1853958243">
          <w:marLeft w:val="480"/>
          <w:marRight w:val="0"/>
          <w:marTop w:val="0"/>
          <w:marBottom w:val="0"/>
          <w:divBdr>
            <w:top w:val="none" w:sz="0" w:space="0" w:color="auto"/>
            <w:left w:val="none" w:sz="0" w:space="0" w:color="auto"/>
            <w:bottom w:val="none" w:sz="0" w:space="0" w:color="auto"/>
            <w:right w:val="none" w:sz="0" w:space="0" w:color="auto"/>
          </w:divBdr>
        </w:div>
        <w:div w:id="267349146">
          <w:marLeft w:val="480"/>
          <w:marRight w:val="0"/>
          <w:marTop w:val="0"/>
          <w:marBottom w:val="0"/>
          <w:divBdr>
            <w:top w:val="none" w:sz="0" w:space="0" w:color="auto"/>
            <w:left w:val="none" w:sz="0" w:space="0" w:color="auto"/>
            <w:bottom w:val="none" w:sz="0" w:space="0" w:color="auto"/>
            <w:right w:val="none" w:sz="0" w:space="0" w:color="auto"/>
          </w:divBdr>
        </w:div>
        <w:div w:id="1710493007">
          <w:marLeft w:val="480"/>
          <w:marRight w:val="0"/>
          <w:marTop w:val="0"/>
          <w:marBottom w:val="0"/>
          <w:divBdr>
            <w:top w:val="none" w:sz="0" w:space="0" w:color="auto"/>
            <w:left w:val="none" w:sz="0" w:space="0" w:color="auto"/>
            <w:bottom w:val="none" w:sz="0" w:space="0" w:color="auto"/>
            <w:right w:val="none" w:sz="0" w:space="0" w:color="auto"/>
          </w:divBdr>
        </w:div>
        <w:div w:id="1716586567">
          <w:marLeft w:val="480"/>
          <w:marRight w:val="0"/>
          <w:marTop w:val="0"/>
          <w:marBottom w:val="0"/>
          <w:divBdr>
            <w:top w:val="none" w:sz="0" w:space="0" w:color="auto"/>
            <w:left w:val="none" w:sz="0" w:space="0" w:color="auto"/>
            <w:bottom w:val="none" w:sz="0" w:space="0" w:color="auto"/>
            <w:right w:val="none" w:sz="0" w:space="0" w:color="auto"/>
          </w:divBdr>
        </w:div>
        <w:div w:id="2052606488">
          <w:marLeft w:val="480"/>
          <w:marRight w:val="0"/>
          <w:marTop w:val="0"/>
          <w:marBottom w:val="0"/>
          <w:divBdr>
            <w:top w:val="none" w:sz="0" w:space="0" w:color="auto"/>
            <w:left w:val="none" w:sz="0" w:space="0" w:color="auto"/>
            <w:bottom w:val="none" w:sz="0" w:space="0" w:color="auto"/>
            <w:right w:val="none" w:sz="0" w:space="0" w:color="auto"/>
          </w:divBdr>
        </w:div>
        <w:div w:id="537088827">
          <w:marLeft w:val="480"/>
          <w:marRight w:val="0"/>
          <w:marTop w:val="0"/>
          <w:marBottom w:val="0"/>
          <w:divBdr>
            <w:top w:val="none" w:sz="0" w:space="0" w:color="auto"/>
            <w:left w:val="none" w:sz="0" w:space="0" w:color="auto"/>
            <w:bottom w:val="none" w:sz="0" w:space="0" w:color="auto"/>
            <w:right w:val="none" w:sz="0" w:space="0" w:color="auto"/>
          </w:divBdr>
        </w:div>
        <w:div w:id="476264210">
          <w:marLeft w:val="480"/>
          <w:marRight w:val="0"/>
          <w:marTop w:val="0"/>
          <w:marBottom w:val="0"/>
          <w:divBdr>
            <w:top w:val="none" w:sz="0" w:space="0" w:color="auto"/>
            <w:left w:val="none" w:sz="0" w:space="0" w:color="auto"/>
            <w:bottom w:val="none" w:sz="0" w:space="0" w:color="auto"/>
            <w:right w:val="none" w:sz="0" w:space="0" w:color="auto"/>
          </w:divBdr>
        </w:div>
        <w:div w:id="1480414442">
          <w:marLeft w:val="480"/>
          <w:marRight w:val="0"/>
          <w:marTop w:val="0"/>
          <w:marBottom w:val="0"/>
          <w:divBdr>
            <w:top w:val="none" w:sz="0" w:space="0" w:color="auto"/>
            <w:left w:val="none" w:sz="0" w:space="0" w:color="auto"/>
            <w:bottom w:val="none" w:sz="0" w:space="0" w:color="auto"/>
            <w:right w:val="none" w:sz="0" w:space="0" w:color="auto"/>
          </w:divBdr>
        </w:div>
        <w:div w:id="1987666154">
          <w:marLeft w:val="480"/>
          <w:marRight w:val="0"/>
          <w:marTop w:val="0"/>
          <w:marBottom w:val="0"/>
          <w:divBdr>
            <w:top w:val="none" w:sz="0" w:space="0" w:color="auto"/>
            <w:left w:val="none" w:sz="0" w:space="0" w:color="auto"/>
            <w:bottom w:val="none" w:sz="0" w:space="0" w:color="auto"/>
            <w:right w:val="none" w:sz="0" w:space="0" w:color="auto"/>
          </w:divBdr>
        </w:div>
        <w:div w:id="1455753128">
          <w:marLeft w:val="480"/>
          <w:marRight w:val="0"/>
          <w:marTop w:val="0"/>
          <w:marBottom w:val="0"/>
          <w:divBdr>
            <w:top w:val="none" w:sz="0" w:space="0" w:color="auto"/>
            <w:left w:val="none" w:sz="0" w:space="0" w:color="auto"/>
            <w:bottom w:val="none" w:sz="0" w:space="0" w:color="auto"/>
            <w:right w:val="none" w:sz="0" w:space="0" w:color="auto"/>
          </w:divBdr>
        </w:div>
        <w:div w:id="823932572">
          <w:marLeft w:val="480"/>
          <w:marRight w:val="0"/>
          <w:marTop w:val="0"/>
          <w:marBottom w:val="0"/>
          <w:divBdr>
            <w:top w:val="none" w:sz="0" w:space="0" w:color="auto"/>
            <w:left w:val="none" w:sz="0" w:space="0" w:color="auto"/>
            <w:bottom w:val="none" w:sz="0" w:space="0" w:color="auto"/>
            <w:right w:val="none" w:sz="0" w:space="0" w:color="auto"/>
          </w:divBdr>
        </w:div>
      </w:divsChild>
    </w:div>
    <w:div w:id="1005018883">
      <w:bodyDiv w:val="1"/>
      <w:marLeft w:val="0"/>
      <w:marRight w:val="0"/>
      <w:marTop w:val="0"/>
      <w:marBottom w:val="0"/>
      <w:divBdr>
        <w:top w:val="none" w:sz="0" w:space="0" w:color="auto"/>
        <w:left w:val="none" w:sz="0" w:space="0" w:color="auto"/>
        <w:bottom w:val="none" w:sz="0" w:space="0" w:color="auto"/>
        <w:right w:val="none" w:sz="0" w:space="0" w:color="auto"/>
      </w:divBdr>
      <w:divsChild>
        <w:div w:id="1833595993">
          <w:marLeft w:val="480"/>
          <w:marRight w:val="0"/>
          <w:marTop w:val="0"/>
          <w:marBottom w:val="0"/>
          <w:divBdr>
            <w:top w:val="none" w:sz="0" w:space="0" w:color="auto"/>
            <w:left w:val="none" w:sz="0" w:space="0" w:color="auto"/>
            <w:bottom w:val="none" w:sz="0" w:space="0" w:color="auto"/>
            <w:right w:val="none" w:sz="0" w:space="0" w:color="auto"/>
          </w:divBdr>
        </w:div>
        <w:div w:id="2105108935">
          <w:marLeft w:val="480"/>
          <w:marRight w:val="0"/>
          <w:marTop w:val="0"/>
          <w:marBottom w:val="0"/>
          <w:divBdr>
            <w:top w:val="none" w:sz="0" w:space="0" w:color="auto"/>
            <w:left w:val="none" w:sz="0" w:space="0" w:color="auto"/>
            <w:bottom w:val="none" w:sz="0" w:space="0" w:color="auto"/>
            <w:right w:val="none" w:sz="0" w:space="0" w:color="auto"/>
          </w:divBdr>
        </w:div>
        <w:div w:id="766464880">
          <w:marLeft w:val="480"/>
          <w:marRight w:val="0"/>
          <w:marTop w:val="0"/>
          <w:marBottom w:val="0"/>
          <w:divBdr>
            <w:top w:val="none" w:sz="0" w:space="0" w:color="auto"/>
            <w:left w:val="none" w:sz="0" w:space="0" w:color="auto"/>
            <w:bottom w:val="none" w:sz="0" w:space="0" w:color="auto"/>
            <w:right w:val="none" w:sz="0" w:space="0" w:color="auto"/>
          </w:divBdr>
        </w:div>
        <w:div w:id="1502038851">
          <w:marLeft w:val="480"/>
          <w:marRight w:val="0"/>
          <w:marTop w:val="0"/>
          <w:marBottom w:val="0"/>
          <w:divBdr>
            <w:top w:val="none" w:sz="0" w:space="0" w:color="auto"/>
            <w:left w:val="none" w:sz="0" w:space="0" w:color="auto"/>
            <w:bottom w:val="none" w:sz="0" w:space="0" w:color="auto"/>
            <w:right w:val="none" w:sz="0" w:space="0" w:color="auto"/>
          </w:divBdr>
        </w:div>
        <w:div w:id="798961780">
          <w:marLeft w:val="480"/>
          <w:marRight w:val="0"/>
          <w:marTop w:val="0"/>
          <w:marBottom w:val="0"/>
          <w:divBdr>
            <w:top w:val="none" w:sz="0" w:space="0" w:color="auto"/>
            <w:left w:val="none" w:sz="0" w:space="0" w:color="auto"/>
            <w:bottom w:val="none" w:sz="0" w:space="0" w:color="auto"/>
            <w:right w:val="none" w:sz="0" w:space="0" w:color="auto"/>
          </w:divBdr>
        </w:div>
        <w:div w:id="1007054236">
          <w:marLeft w:val="480"/>
          <w:marRight w:val="0"/>
          <w:marTop w:val="0"/>
          <w:marBottom w:val="0"/>
          <w:divBdr>
            <w:top w:val="none" w:sz="0" w:space="0" w:color="auto"/>
            <w:left w:val="none" w:sz="0" w:space="0" w:color="auto"/>
            <w:bottom w:val="none" w:sz="0" w:space="0" w:color="auto"/>
            <w:right w:val="none" w:sz="0" w:space="0" w:color="auto"/>
          </w:divBdr>
        </w:div>
        <w:div w:id="58552228">
          <w:marLeft w:val="480"/>
          <w:marRight w:val="0"/>
          <w:marTop w:val="0"/>
          <w:marBottom w:val="0"/>
          <w:divBdr>
            <w:top w:val="none" w:sz="0" w:space="0" w:color="auto"/>
            <w:left w:val="none" w:sz="0" w:space="0" w:color="auto"/>
            <w:bottom w:val="none" w:sz="0" w:space="0" w:color="auto"/>
            <w:right w:val="none" w:sz="0" w:space="0" w:color="auto"/>
          </w:divBdr>
        </w:div>
        <w:div w:id="1021668725">
          <w:marLeft w:val="480"/>
          <w:marRight w:val="0"/>
          <w:marTop w:val="0"/>
          <w:marBottom w:val="0"/>
          <w:divBdr>
            <w:top w:val="none" w:sz="0" w:space="0" w:color="auto"/>
            <w:left w:val="none" w:sz="0" w:space="0" w:color="auto"/>
            <w:bottom w:val="none" w:sz="0" w:space="0" w:color="auto"/>
            <w:right w:val="none" w:sz="0" w:space="0" w:color="auto"/>
          </w:divBdr>
        </w:div>
        <w:div w:id="1701398905">
          <w:marLeft w:val="480"/>
          <w:marRight w:val="0"/>
          <w:marTop w:val="0"/>
          <w:marBottom w:val="0"/>
          <w:divBdr>
            <w:top w:val="none" w:sz="0" w:space="0" w:color="auto"/>
            <w:left w:val="none" w:sz="0" w:space="0" w:color="auto"/>
            <w:bottom w:val="none" w:sz="0" w:space="0" w:color="auto"/>
            <w:right w:val="none" w:sz="0" w:space="0" w:color="auto"/>
          </w:divBdr>
        </w:div>
        <w:div w:id="1762948430">
          <w:marLeft w:val="480"/>
          <w:marRight w:val="0"/>
          <w:marTop w:val="0"/>
          <w:marBottom w:val="0"/>
          <w:divBdr>
            <w:top w:val="none" w:sz="0" w:space="0" w:color="auto"/>
            <w:left w:val="none" w:sz="0" w:space="0" w:color="auto"/>
            <w:bottom w:val="none" w:sz="0" w:space="0" w:color="auto"/>
            <w:right w:val="none" w:sz="0" w:space="0" w:color="auto"/>
          </w:divBdr>
        </w:div>
        <w:div w:id="1094284639">
          <w:marLeft w:val="480"/>
          <w:marRight w:val="0"/>
          <w:marTop w:val="0"/>
          <w:marBottom w:val="0"/>
          <w:divBdr>
            <w:top w:val="none" w:sz="0" w:space="0" w:color="auto"/>
            <w:left w:val="none" w:sz="0" w:space="0" w:color="auto"/>
            <w:bottom w:val="none" w:sz="0" w:space="0" w:color="auto"/>
            <w:right w:val="none" w:sz="0" w:space="0" w:color="auto"/>
          </w:divBdr>
        </w:div>
        <w:div w:id="1152217039">
          <w:marLeft w:val="480"/>
          <w:marRight w:val="0"/>
          <w:marTop w:val="0"/>
          <w:marBottom w:val="0"/>
          <w:divBdr>
            <w:top w:val="none" w:sz="0" w:space="0" w:color="auto"/>
            <w:left w:val="none" w:sz="0" w:space="0" w:color="auto"/>
            <w:bottom w:val="none" w:sz="0" w:space="0" w:color="auto"/>
            <w:right w:val="none" w:sz="0" w:space="0" w:color="auto"/>
          </w:divBdr>
        </w:div>
        <w:div w:id="1016276261">
          <w:marLeft w:val="480"/>
          <w:marRight w:val="0"/>
          <w:marTop w:val="0"/>
          <w:marBottom w:val="0"/>
          <w:divBdr>
            <w:top w:val="none" w:sz="0" w:space="0" w:color="auto"/>
            <w:left w:val="none" w:sz="0" w:space="0" w:color="auto"/>
            <w:bottom w:val="none" w:sz="0" w:space="0" w:color="auto"/>
            <w:right w:val="none" w:sz="0" w:space="0" w:color="auto"/>
          </w:divBdr>
        </w:div>
        <w:div w:id="355083153">
          <w:marLeft w:val="480"/>
          <w:marRight w:val="0"/>
          <w:marTop w:val="0"/>
          <w:marBottom w:val="0"/>
          <w:divBdr>
            <w:top w:val="none" w:sz="0" w:space="0" w:color="auto"/>
            <w:left w:val="none" w:sz="0" w:space="0" w:color="auto"/>
            <w:bottom w:val="none" w:sz="0" w:space="0" w:color="auto"/>
            <w:right w:val="none" w:sz="0" w:space="0" w:color="auto"/>
          </w:divBdr>
        </w:div>
        <w:div w:id="2028873004">
          <w:marLeft w:val="480"/>
          <w:marRight w:val="0"/>
          <w:marTop w:val="0"/>
          <w:marBottom w:val="0"/>
          <w:divBdr>
            <w:top w:val="none" w:sz="0" w:space="0" w:color="auto"/>
            <w:left w:val="none" w:sz="0" w:space="0" w:color="auto"/>
            <w:bottom w:val="none" w:sz="0" w:space="0" w:color="auto"/>
            <w:right w:val="none" w:sz="0" w:space="0" w:color="auto"/>
          </w:divBdr>
        </w:div>
        <w:div w:id="505705318">
          <w:marLeft w:val="480"/>
          <w:marRight w:val="0"/>
          <w:marTop w:val="0"/>
          <w:marBottom w:val="0"/>
          <w:divBdr>
            <w:top w:val="none" w:sz="0" w:space="0" w:color="auto"/>
            <w:left w:val="none" w:sz="0" w:space="0" w:color="auto"/>
            <w:bottom w:val="none" w:sz="0" w:space="0" w:color="auto"/>
            <w:right w:val="none" w:sz="0" w:space="0" w:color="auto"/>
          </w:divBdr>
        </w:div>
        <w:div w:id="142046774">
          <w:marLeft w:val="480"/>
          <w:marRight w:val="0"/>
          <w:marTop w:val="0"/>
          <w:marBottom w:val="0"/>
          <w:divBdr>
            <w:top w:val="none" w:sz="0" w:space="0" w:color="auto"/>
            <w:left w:val="none" w:sz="0" w:space="0" w:color="auto"/>
            <w:bottom w:val="none" w:sz="0" w:space="0" w:color="auto"/>
            <w:right w:val="none" w:sz="0" w:space="0" w:color="auto"/>
          </w:divBdr>
        </w:div>
        <w:div w:id="978997383">
          <w:marLeft w:val="480"/>
          <w:marRight w:val="0"/>
          <w:marTop w:val="0"/>
          <w:marBottom w:val="0"/>
          <w:divBdr>
            <w:top w:val="none" w:sz="0" w:space="0" w:color="auto"/>
            <w:left w:val="none" w:sz="0" w:space="0" w:color="auto"/>
            <w:bottom w:val="none" w:sz="0" w:space="0" w:color="auto"/>
            <w:right w:val="none" w:sz="0" w:space="0" w:color="auto"/>
          </w:divBdr>
        </w:div>
        <w:div w:id="1086996785">
          <w:marLeft w:val="480"/>
          <w:marRight w:val="0"/>
          <w:marTop w:val="0"/>
          <w:marBottom w:val="0"/>
          <w:divBdr>
            <w:top w:val="none" w:sz="0" w:space="0" w:color="auto"/>
            <w:left w:val="none" w:sz="0" w:space="0" w:color="auto"/>
            <w:bottom w:val="none" w:sz="0" w:space="0" w:color="auto"/>
            <w:right w:val="none" w:sz="0" w:space="0" w:color="auto"/>
          </w:divBdr>
        </w:div>
        <w:div w:id="1816139856">
          <w:marLeft w:val="480"/>
          <w:marRight w:val="0"/>
          <w:marTop w:val="0"/>
          <w:marBottom w:val="0"/>
          <w:divBdr>
            <w:top w:val="none" w:sz="0" w:space="0" w:color="auto"/>
            <w:left w:val="none" w:sz="0" w:space="0" w:color="auto"/>
            <w:bottom w:val="none" w:sz="0" w:space="0" w:color="auto"/>
            <w:right w:val="none" w:sz="0" w:space="0" w:color="auto"/>
          </w:divBdr>
        </w:div>
        <w:div w:id="440802404">
          <w:marLeft w:val="480"/>
          <w:marRight w:val="0"/>
          <w:marTop w:val="0"/>
          <w:marBottom w:val="0"/>
          <w:divBdr>
            <w:top w:val="none" w:sz="0" w:space="0" w:color="auto"/>
            <w:left w:val="none" w:sz="0" w:space="0" w:color="auto"/>
            <w:bottom w:val="none" w:sz="0" w:space="0" w:color="auto"/>
            <w:right w:val="none" w:sz="0" w:space="0" w:color="auto"/>
          </w:divBdr>
        </w:div>
        <w:div w:id="1041244782">
          <w:marLeft w:val="480"/>
          <w:marRight w:val="0"/>
          <w:marTop w:val="0"/>
          <w:marBottom w:val="0"/>
          <w:divBdr>
            <w:top w:val="none" w:sz="0" w:space="0" w:color="auto"/>
            <w:left w:val="none" w:sz="0" w:space="0" w:color="auto"/>
            <w:bottom w:val="none" w:sz="0" w:space="0" w:color="auto"/>
            <w:right w:val="none" w:sz="0" w:space="0" w:color="auto"/>
          </w:divBdr>
        </w:div>
        <w:div w:id="1046107317">
          <w:marLeft w:val="480"/>
          <w:marRight w:val="0"/>
          <w:marTop w:val="0"/>
          <w:marBottom w:val="0"/>
          <w:divBdr>
            <w:top w:val="none" w:sz="0" w:space="0" w:color="auto"/>
            <w:left w:val="none" w:sz="0" w:space="0" w:color="auto"/>
            <w:bottom w:val="none" w:sz="0" w:space="0" w:color="auto"/>
            <w:right w:val="none" w:sz="0" w:space="0" w:color="auto"/>
          </w:divBdr>
        </w:div>
        <w:div w:id="111870324">
          <w:marLeft w:val="480"/>
          <w:marRight w:val="0"/>
          <w:marTop w:val="0"/>
          <w:marBottom w:val="0"/>
          <w:divBdr>
            <w:top w:val="none" w:sz="0" w:space="0" w:color="auto"/>
            <w:left w:val="none" w:sz="0" w:space="0" w:color="auto"/>
            <w:bottom w:val="none" w:sz="0" w:space="0" w:color="auto"/>
            <w:right w:val="none" w:sz="0" w:space="0" w:color="auto"/>
          </w:divBdr>
        </w:div>
        <w:div w:id="261687309">
          <w:marLeft w:val="480"/>
          <w:marRight w:val="0"/>
          <w:marTop w:val="0"/>
          <w:marBottom w:val="0"/>
          <w:divBdr>
            <w:top w:val="none" w:sz="0" w:space="0" w:color="auto"/>
            <w:left w:val="none" w:sz="0" w:space="0" w:color="auto"/>
            <w:bottom w:val="none" w:sz="0" w:space="0" w:color="auto"/>
            <w:right w:val="none" w:sz="0" w:space="0" w:color="auto"/>
          </w:divBdr>
        </w:div>
        <w:div w:id="1990090588">
          <w:marLeft w:val="480"/>
          <w:marRight w:val="0"/>
          <w:marTop w:val="0"/>
          <w:marBottom w:val="0"/>
          <w:divBdr>
            <w:top w:val="none" w:sz="0" w:space="0" w:color="auto"/>
            <w:left w:val="none" w:sz="0" w:space="0" w:color="auto"/>
            <w:bottom w:val="none" w:sz="0" w:space="0" w:color="auto"/>
            <w:right w:val="none" w:sz="0" w:space="0" w:color="auto"/>
          </w:divBdr>
        </w:div>
        <w:div w:id="95642576">
          <w:marLeft w:val="480"/>
          <w:marRight w:val="0"/>
          <w:marTop w:val="0"/>
          <w:marBottom w:val="0"/>
          <w:divBdr>
            <w:top w:val="none" w:sz="0" w:space="0" w:color="auto"/>
            <w:left w:val="none" w:sz="0" w:space="0" w:color="auto"/>
            <w:bottom w:val="none" w:sz="0" w:space="0" w:color="auto"/>
            <w:right w:val="none" w:sz="0" w:space="0" w:color="auto"/>
          </w:divBdr>
        </w:div>
      </w:divsChild>
    </w:div>
    <w:div w:id="1018580892">
      <w:bodyDiv w:val="1"/>
      <w:marLeft w:val="0"/>
      <w:marRight w:val="0"/>
      <w:marTop w:val="0"/>
      <w:marBottom w:val="0"/>
      <w:divBdr>
        <w:top w:val="none" w:sz="0" w:space="0" w:color="auto"/>
        <w:left w:val="none" w:sz="0" w:space="0" w:color="auto"/>
        <w:bottom w:val="none" w:sz="0" w:space="0" w:color="auto"/>
        <w:right w:val="none" w:sz="0" w:space="0" w:color="auto"/>
      </w:divBdr>
      <w:divsChild>
        <w:div w:id="1615360698">
          <w:marLeft w:val="480"/>
          <w:marRight w:val="0"/>
          <w:marTop w:val="0"/>
          <w:marBottom w:val="0"/>
          <w:divBdr>
            <w:top w:val="none" w:sz="0" w:space="0" w:color="auto"/>
            <w:left w:val="none" w:sz="0" w:space="0" w:color="auto"/>
            <w:bottom w:val="none" w:sz="0" w:space="0" w:color="auto"/>
            <w:right w:val="none" w:sz="0" w:space="0" w:color="auto"/>
          </w:divBdr>
        </w:div>
        <w:div w:id="811825023">
          <w:marLeft w:val="480"/>
          <w:marRight w:val="0"/>
          <w:marTop w:val="0"/>
          <w:marBottom w:val="0"/>
          <w:divBdr>
            <w:top w:val="none" w:sz="0" w:space="0" w:color="auto"/>
            <w:left w:val="none" w:sz="0" w:space="0" w:color="auto"/>
            <w:bottom w:val="none" w:sz="0" w:space="0" w:color="auto"/>
            <w:right w:val="none" w:sz="0" w:space="0" w:color="auto"/>
          </w:divBdr>
        </w:div>
        <w:div w:id="100540852">
          <w:marLeft w:val="480"/>
          <w:marRight w:val="0"/>
          <w:marTop w:val="0"/>
          <w:marBottom w:val="0"/>
          <w:divBdr>
            <w:top w:val="none" w:sz="0" w:space="0" w:color="auto"/>
            <w:left w:val="none" w:sz="0" w:space="0" w:color="auto"/>
            <w:bottom w:val="none" w:sz="0" w:space="0" w:color="auto"/>
            <w:right w:val="none" w:sz="0" w:space="0" w:color="auto"/>
          </w:divBdr>
        </w:div>
        <w:div w:id="1874883946">
          <w:marLeft w:val="480"/>
          <w:marRight w:val="0"/>
          <w:marTop w:val="0"/>
          <w:marBottom w:val="0"/>
          <w:divBdr>
            <w:top w:val="none" w:sz="0" w:space="0" w:color="auto"/>
            <w:left w:val="none" w:sz="0" w:space="0" w:color="auto"/>
            <w:bottom w:val="none" w:sz="0" w:space="0" w:color="auto"/>
            <w:right w:val="none" w:sz="0" w:space="0" w:color="auto"/>
          </w:divBdr>
        </w:div>
        <w:div w:id="2004427324">
          <w:marLeft w:val="480"/>
          <w:marRight w:val="0"/>
          <w:marTop w:val="0"/>
          <w:marBottom w:val="0"/>
          <w:divBdr>
            <w:top w:val="none" w:sz="0" w:space="0" w:color="auto"/>
            <w:left w:val="none" w:sz="0" w:space="0" w:color="auto"/>
            <w:bottom w:val="none" w:sz="0" w:space="0" w:color="auto"/>
            <w:right w:val="none" w:sz="0" w:space="0" w:color="auto"/>
          </w:divBdr>
        </w:div>
        <w:div w:id="689379615">
          <w:marLeft w:val="480"/>
          <w:marRight w:val="0"/>
          <w:marTop w:val="0"/>
          <w:marBottom w:val="0"/>
          <w:divBdr>
            <w:top w:val="none" w:sz="0" w:space="0" w:color="auto"/>
            <w:left w:val="none" w:sz="0" w:space="0" w:color="auto"/>
            <w:bottom w:val="none" w:sz="0" w:space="0" w:color="auto"/>
            <w:right w:val="none" w:sz="0" w:space="0" w:color="auto"/>
          </w:divBdr>
        </w:div>
        <w:div w:id="1639022269">
          <w:marLeft w:val="480"/>
          <w:marRight w:val="0"/>
          <w:marTop w:val="0"/>
          <w:marBottom w:val="0"/>
          <w:divBdr>
            <w:top w:val="none" w:sz="0" w:space="0" w:color="auto"/>
            <w:left w:val="none" w:sz="0" w:space="0" w:color="auto"/>
            <w:bottom w:val="none" w:sz="0" w:space="0" w:color="auto"/>
            <w:right w:val="none" w:sz="0" w:space="0" w:color="auto"/>
          </w:divBdr>
        </w:div>
        <w:div w:id="151485917">
          <w:marLeft w:val="480"/>
          <w:marRight w:val="0"/>
          <w:marTop w:val="0"/>
          <w:marBottom w:val="0"/>
          <w:divBdr>
            <w:top w:val="none" w:sz="0" w:space="0" w:color="auto"/>
            <w:left w:val="none" w:sz="0" w:space="0" w:color="auto"/>
            <w:bottom w:val="none" w:sz="0" w:space="0" w:color="auto"/>
            <w:right w:val="none" w:sz="0" w:space="0" w:color="auto"/>
          </w:divBdr>
        </w:div>
        <w:div w:id="635062626">
          <w:marLeft w:val="480"/>
          <w:marRight w:val="0"/>
          <w:marTop w:val="0"/>
          <w:marBottom w:val="0"/>
          <w:divBdr>
            <w:top w:val="none" w:sz="0" w:space="0" w:color="auto"/>
            <w:left w:val="none" w:sz="0" w:space="0" w:color="auto"/>
            <w:bottom w:val="none" w:sz="0" w:space="0" w:color="auto"/>
            <w:right w:val="none" w:sz="0" w:space="0" w:color="auto"/>
          </w:divBdr>
        </w:div>
        <w:div w:id="1188984724">
          <w:marLeft w:val="480"/>
          <w:marRight w:val="0"/>
          <w:marTop w:val="0"/>
          <w:marBottom w:val="0"/>
          <w:divBdr>
            <w:top w:val="none" w:sz="0" w:space="0" w:color="auto"/>
            <w:left w:val="none" w:sz="0" w:space="0" w:color="auto"/>
            <w:bottom w:val="none" w:sz="0" w:space="0" w:color="auto"/>
            <w:right w:val="none" w:sz="0" w:space="0" w:color="auto"/>
          </w:divBdr>
        </w:div>
        <w:div w:id="1583761439">
          <w:marLeft w:val="480"/>
          <w:marRight w:val="0"/>
          <w:marTop w:val="0"/>
          <w:marBottom w:val="0"/>
          <w:divBdr>
            <w:top w:val="none" w:sz="0" w:space="0" w:color="auto"/>
            <w:left w:val="none" w:sz="0" w:space="0" w:color="auto"/>
            <w:bottom w:val="none" w:sz="0" w:space="0" w:color="auto"/>
            <w:right w:val="none" w:sz="0" w:space="0" w:color="auto"/>
          </w:divBdr>
        </w:div>
        <w:div w:id="281768625">
          <w:marLeft w:val="480"/>
          <w:marRight w:val="0"/>
          <w:marTop w:val="0"/>
          <w:marBottom w:val="0"/>
          <w:divBdr>
            <w:top w:val="none" w:sz="0" w:space="0" w:color="auto"/>
            <w:left w:val="none" w:sz="0" w:space="0" w:color="auto"/>
            <w:bottom w:val="none" w:sz="0" w:space="0" w:color="auto"/>
            <w:right w:val="none" w:sz="0" w:space="0" w:color="auto"/>
          </w:divBdr>
        </w:div>
        <w:div w:id="406151335">
          <w:marLeft w:val="480"/>
          <w:marRight w:val="0"/>
          <w:marTop w:val="0"/>
          <w:marBottom w:val="0"/>
          <w:divBdr>
            <w:top w:val="none" w:sz="0" w:space="0" w:color="auto"/>
            <w:left w:val="none" w:sz="0" w:space="0" w:color="auto"/>
            <w:bottom w:val="none" w:sz="0" w:space="0" w:color="auto"/>
            <w:right w:val="none" w:sz="0" w:space="0" w:color="auto"/>
          </w:divBdr>
        </w:div>
        <w:div w:id="61295586">
          <w:marLeft w:val="480"/>
          <w:marRight w:val="0"/>
          <w:marTop w:val="0"/>
          <w:marBottom w:val="0"/>
          <w:divBdr>
            <w:top w:val="none" w:sz="0" w:space="0" w:color="auto"/>
            <w:left w:val="none" w:sz="0" w:space="0" w:color="auto"/>
            <w:bottom w:val="none" w:sz="0" w:space="0" w:color="auto"/>
            <w:right w:val="none" w:sz="0" w:space="0" w:color="auto"/>
          </w:divBdr>
        </w:div>
      </w:divsChild>
    </w:div>
    <w:div w:id="1019619872">
      <w:bodyDiv w:val="1"/>
      <w:marLeft w:val="0"/>
      <w:marRight w:val="0"/>
      <w:marTop w:val="0"/>
      <w:marBottom w:val="0"/>
      <w:divBdr>
        <w:top w:val="none" w:sz="0" w:space="0" w:color="auto"/>
        <w:left w:val="none" w:sz="0" w:space="0" w:color="auto"/>
        <w:bottom w:val="none" w:sz="0" w:space="0" w:color="auto"/>
        <w:right w:val="none" w:sz="0" w:space="0" w:color="auto"/>
      </w:divBdr>
      <w:divsChild>
        <w:div w:id="1289897965">
          <w:marLeft w:val="480"/>
          <w:marRight w:val="0"/>
          <w:marTop w:val="0"/>
          <w:marBottom w:val="0"/>
          <w:divBdr>
            <w:top w:val="none" w:sz="0" w:space="0" w:color="auto"/>
            <w:left w:val="none" w:sz="0" w:space="0" w:color="auto"/>
            <w:bottom w:val="none" w:sz="0" w:space="0" w:color="auto"/>
            <w:right w:val="none" w:sz="0" w:space="0" w:color="auto"/>
          </w:divBdr>
        </w:div>
        <w:div w:id="452556065">
          <w:marLeft w:val="480"/>
          <w:marRight w:val="0"/>
          <w:marTop w:val="0"/>
          <w:marBottom w:val="0"/>
          <w:divBdr>
            <w:top w:val="none" w:sz="0" w:space="0" w:color="auto"/>
            <w:left w:val="none" w:sz="0" w:space="0" w:color="auto"/>
            <w:bottom w:val="none" w:sz="0" w:space="0" w:color="auto"/>
            <w:right w:val="none" w:sz="0" w:space="0" w:color="auto"/>
          </w:divBdr>
        </w:div>
        <w:div w:id="2028870874">
          <w:marLeft w:val="480"/>
          <w:marRight w:val="0"/>
          <w:marTop w:val="0"/>
          <w:marBottom w:val="0"/>
          <w:divBdr>
            <w:top w:val="none" w:sz="0" w:space="0" w:color="auto"/>
            <w:left w:val="none" w:sz="0" w:space="0" w:color="auto"/>
            <w:bottom w:val="none" w:sz="0" w:space="0" w:color="auto"/>
            <w:right w:val="none" w:sz="0" w:space="0" w:color="auto"/>
          </w:divBdr>
        </w:div>
        <w:div w:id="1451583783">
          <w:marLeft w:val="480"/>
          <w:marRight w:val="0"/>
          <w:marTop w:val="0"/>
          <w:marBottom w:val="0"/>
          <w:divBdr>
            <w:top w:val="none" w:sz="0" w:space="0" w:color="auto"/>
            <w:left w:val="none" w:sz="0" w:space="0" w:color="auto"/>
            <w:bottom w:val="none" w:sz="0" w:space="0" w:color="auto"/>
            <w:right w:val="none" w:sz="0" w:space="0" w:color="auto"/>
          </w:divBdr>
        </w:div>
        <w:div w:id="398482541">
          <w:marLeft w:val="480"/>
          <w:marRight w:val="0"/>
          <w:marTop w:val="0"/>
          <w:marBottom w:val="0"/>
          <w:divBdr>
            <w:top w:val="none" w:sz="0" w:space="0" w:color="auto"/>
            <w:left w:val="none" w:sz="0" w:space="0" w:color="auto"/>
            <w:bottom w:val="none" w:sz="0" w:space="0" w:color="auto"/>
            <w:right w:val="none" w:sz="0" w:space="0" w:color="auto"/>
          </w:divBdr>
        </w:div>
        <w:div w:id="856653617">
          <w:marLeft w:val="480"/>
          <w:marRight w:val="0"/>
          <w:marTop w:val="0"/>
          <w:marBottom w:val="0"/>
          <w:divBdr>
            <w:top w:val="none" w:sz="0" w:space="0" w:color="auto"/>
            <w:left w:val="none" w:sz="0" w:space="0" w:color="auto"/>
            <w:bottom w:val="none" w:sz="0" w:space="0" w:color="auto"/>
            <w:right w:val="none" w:sz="0" w:space="0" w:color="auto"/>
          </w:divBdr>
        </w:div>
        <w:div w:id="108863169">
          <w:marLeft w:val="480"/>
          <w:marRight w:val="0"/>
          <w:marTop w:val="0"/>
          <w:marBottom w:val="0"/>
          <w:divBdr>
            <w:top w:val="none" w:sz="0" w:space="0" w:color="auto"/>
            <w:left w:val="none" w:sz="0" w:space="0" w:color="auto"/>
            <w:bottom w:val="none" w:sz="0" w:space="0" w:color="auto"/>
            <w:right w:val="none" w:sz="0" w:space="0" w:color="auto"/>
          </w:divBdr>
        </w:div>
        <w:div w:id="740249401">
          <w:marLeft w:val="480"/>
          <w:marRight w:val="0"/>
          <w:marTop w:val="0"/>
          <w:marBottom w:val="0"/>
          <w:divBdr>
            <w:top w:val="none" w:sz="0" w:space="0" w:color="auto"/>
            <w:left w:val="none" w:sz="0" w:space="0" w:color="auto"/>
            <w:bottom w:val="none" w:sz="0" w:space="0" w:color="auto"/>
            <w:right w:val="none" w:sz="0" w:space="0" w:color="auto"/>
          </w:divBdr>
        </w:div>
        <w:div w:id="1820072266">
          <w:marLeft w:val="480"/>
          <w:marRight w:val="0"/>
          <w:marTop w:val="0"/>
          <w:marBottom w:val="0"/>
          <w:divBdr>
            <w:top w:val="none" w:sz="0" w:space="0" w:color="auto"/>
            <w:left w:val="none" w:sz="0" w:space="0" w:color="auto"/>
            <w:bottom w:val="none" w:sz="0" w:space="0" w:color="auto"/>
            <w:right w:val="none" w:sz="0" w:space="0" w:color="auto"/>
          </w:divBdr>
        </w:div>
        <w:div w:id="1214848936">
          <w:marLeft w:val="480"/>
          <w:marRight w:val="0"/>
          <w:marTop w:val="0"/>
          <w:marBottom w:val="0"/>
          <w:divBdr>
            <w:top w:val="none" w:sz="0" w:space="0" w:color="auto"/>
            <w:left w:val="none" w:sz="0" w:space="0" w:color="auto"/>
            <w:bottom w:val="none" w:sz="0" w:space="0" w:color="auto"/>
            <w:right w:val="none" w:sz="0" w:space="0" w:color="auto"/>
          </w:divBdr>
        </w:div>
        <w:div w:id="1061364321">
          <w:marLeft w:val="480"/>
          <w:marRight w:val="0"/>
          <w:marTop w:val="0"/>
          <w:marBottom w:val="0"/>
          <w:divBdr>
            <w:top w:val="none" w:sz="0" w:space="0" w:color="auto"/>
            <w:left w:val="none" w:sz="0" w:space="0" w:color="auto"/>
            <w:bottom w:val="none" w:sz="0" w:space="0" w:color="auto"/>
            <w:right w:val="none" w:sz="0" w:space="0" w:color="auto"/>
          </w:divBdr>
        </w:div>
        <w:div w:id="1252425498">
          <w:marLeft w:val="480"/>
          <w:marRight w:val="0"/>
          <w:marTop w:val="0"/>
          <w:marBottom w:val="0"/>
          <w:divBdr>
            <w:top w:val="none" w:sz="0" w:space="0" w:color="auto"/>
            <w:left w:val="none" w:sz="0" w:space="0" w:color="auto"/>
            <w:bottom w:val="none" w:sz="0" w:space="0" w:color="auto"/>
            <w:right w:val="none" w:sz="0" w:space="0" w:color="auto"/>
          </w:divBdr>
        </w:div>
        <w:div w:id="1875575319">
          <w:marLeft w:val="480"/>
          <w:marRight w:val="0"/>
          <w:marTop w:val="0"/>
          <w:marBottom w:val="0"/>
          <w:divBdr>
            <w:top w:val="none" w:sz="0" w:space="0" w:color="auto"/>
            <w:left w:val="none" w:sz="0" w:space="0" w:color="auto"/>
            <w:bottom w:val="none" w:sz="0" w:space="0" w:color="auto"/>
            <w:right w:val="none" w:sz="0" w:space="0" w:color="auto"/>
          </w:divBdr>
        </w:div>
        <w:div w:id="600796356">
          <w:marLeft w:val="480"/>
          <w:marRight w:val="0"/>
          <w:marTop w:val="0"/>
          <w:marBottom w:val="0"/>
          <w:divBdr>
            <w:top w:val="none" w:sz="0" w:space="0" w:color="auto"/>
            <w:left w:val="none" w:sz="0" w:space="0" w:color="auto"/>
            <w:bottom w:val="none" w:sz="0" w:space="0" w:color="auto"/>
            <w:right w:val="none" w:sz="0" w:space="0" w:color="auto"/>
          </w:divBdr>
        </w:div>
        <w:div w:id="690884798">
          <w:marLeft w:val="480"/>
          <w:marRight w:val="0"/>
          <w:marTop w:val="0"/>
          <w:marBottom w:val="0"/>
          <w:divBdr>
            <w:top w:val="none" w:sz="0" w:space="0" w:color="auto"/>
            <w:left w:val="none" w:sz="0" w:space="0" w:color="auto"/>
            <w:bottom w:val="none" w:sz="0" w:space="0" w:color="auto"/>
            <w:right w:val="none" w:sz="0" w:space="0" w:color="auto"/>
          </w:divBdr>
        </w:div>
        <w:div w:id="285822120">
          <w:marLeft w:val="480"/>
          <w:marRight w:val="0"/>
          <w:marTop w:val="0"/>
          <w:marBottom w:val="0"/>
          <w:divBdr>
            <w:top w:val="none" w:sz="0" w:space="0" w:color="auto"/>
            <w:left w:val="none" w:sz="0" w:space="0" w:color="auto"/>
            <w:bottom w:val="none" w:sz="0" w:space="0" w:color="auto"/>
            <w:right w:val="none" w:sz="0" w:space="0" w:color="auto"/>
          </w:divBdr>
        </w:div>
        <w:div w:id="1454982623">
          <w:marLeft w:val="480"/>
          <w:marRight w:val="0"/>
          <w:marTop w:val="0"/>
          <w:marBottom w:val="0"/>
          <w:divBdr>
            <w:top w:val="none" w:sz="0" w:space="0" w:color="auto"/>
            <w:left w:val="none" w:sz="0" w:space="0" w:color="auto"/>
            <w:bottom w:val="none" w:sz="0" w:space="0" w:color="auto"/>
            <w:right w:val="none" w:sz="0" w:space="0" w:color="auto"/>
          </w:divBdr>
        </w:div>
        <w:div w:id="453061662">
          <w:marLeft w:val="480"/>
          <w:marRight w:val="0"/>
          <w:marTop w:val="0"/>
          <w:marBottom w:val="0"/>
          <w:divBdr>
            <w:top w:val="none" w:sz="0" w:space="0" w:color="auto"/>
            <w:left w:val="none" w:sz="0" w:space="0" w:color="auto"/>
            <w:bottom w:val="none" w:sz="0" w:space="0" w:color="auto"/>
            <w:right w:val="none" w:sz="0" w:space="0" w:color="auto"/>
          </w:divBdr>
        </w:div>
        <w:div w:id="1372077487">
          <w:marLeft w:val="480"/>
          <w:marRight w:val="0"/>
          <w:marTop w:val="0"/>
          <w:marBottom w:val="0"/>
          <w:divBdr>
            <w:top w:val="none" w:sz="0" w:space="0" w:color="auto"/>
            <w:left w:val="none" w:sz="0" w:space="0" w:color="auto"/>
            <w:bottom w:val="none" w:sz="0" w:space="0" w:color="auto"/>
            <w:right w:val="none" w:sz="0" w:space="0" w:color="auto"/>
          </w:divBdr>
        </w:div>
        <w:div w:id="482699699">
          <w:marLeft w:val="480"/>
          <w:marRight w:val="0"/>
          <w:marTop w:val="0"/>
          <w:marBottom w:val="0"/>
          <w:divBdr>
            <w:top w:val="none" w:sz="0" w:space="0" w:color="auto"/>
            <w:left w:val="none" w:sz="0" w:space="0" w:color="auto"/>
            <w:bottom w:val="none" w:sz="0" w:space="0" w:color="auto"/>
            <w:right w:val="none" w:sz="0" w:space="0" w:color="auto"/>
          </w:divBdr>
        </w:div>
        <w:div w:id="1786461708">
          <w:marLeft w:val="480"/>
          <w:marRight w:val="0"/>
          <w:marTop w:val="0"/>
          <w:marBottom w:val="0"/>
          <w:divBdr>
            <w:top w:val="none" w:sz="0" w:space="0" w:color="auto"/>
            <w:left w:val="none" w:sz="0" w:space="0" w:color="auto"/>
            <w:bottom w:val="none" w:sz="0" w:space="0" w:color="auto"/>
            <w:right w:val="none" w:sz="0" w:space="0" w:color="auto"/>
          </w:divBdr>
        </w:div>
        <w:div w:id="1634821724">
          <w:marLeft w:val="480"/>
          <w:marRight w:val="0"/>
          <w:marTop w:val="0"/>
          <w:marBottom w:val="0"/>
          <w:divBdr>
            <w:top w:val="none" w:sz="0" w:space="0" w:color="auto"/>
            <w:left w:val="none" w:sz="0" w:space="0" w:color="auto"/>
            <w:bottom w:val="none" w:sz="0" w:space="0" w:color="auto"/>
            <w:right w:val="none" w:sz="0" w:space="0" w:color="auto"/>
          </w:divBdr>
        </w:div>
        <w:div w:id="2030835059">
          <w:marLeft w:val="480"/>
          <w:marRight w:val="0"/>
          <w:marTop w:val="0"/>
          <w:marBottom w:val="0"/>
          <w:divBdr>
            <w:top w:val="none" w:sz="0" w:space="0" w:color="auto"/>
            <w:left w:val="none" w:sz="0" w:space="0" w:color="auto"/>
            <w:bottom w:val="none" w:sz="0" w:space="0" w:color="auto"/>
            <w:right w:val="none" w:sz="0" w:space="0" w:color="auto"/>
          </w:divBdr>
        </w:div>
        <w:div w:id="1763330531">
          <w:marLeft w:val="480"/>
          <w:marRight w:val="0"/>
          <w:marTop w:val="0"/>
          <w:marBottom w:val="0"/>
          <w:divBdr>
            <w:top w:val="none" w:sz="0" w:space="0" w:color="auto"/>
            <w:left w:val="none" w:sz="0" w:space="0" w:color="auto"/>
            <w:bottom w:val="none" w:sz="0" w:space="0" w:color="auto"/>
            <w:right w:val="none" w:sz="0" w:space="0" w:color="auto"/>
          </w:divBdr>
        </w:div>
        <w:div w:id="506019944">
          <w:marLeft w:val="480"/>
          <w:marRight w:val="0"/>
          <w:marTop w:val="0"/>
          <w:marBottom w:val="0"/>
          <w:divBdr>
            <w:top w:val="none" w:sz="0" w:space="0" w:color="auto"/>
            <w:left w:val="none" w:sz="0" w:space="0" w:color="auto"/>
            <w:bottom w:val="none" w:sz="0" w:space="0" w:color="auto"/>
            <w:right w:val="none" w:sz="0" w:space="0" w:color="auto"/>
          </w:divBdr>
        </w:div>
        <w:div w:id="324667286">
          <w:marLeft w:val="480"/>
          <w:marRight w:val="0"/>
          <w:marTop w:val="0"/>
          <w:marBottom w:val="0"/>
          <w:divBdr>
            <w:top w:val="none" w:sz="0" w:space="0" w:color="auto"/>
            <w:left w:val="none" w:sz="0" w:space="0" w:color="auto"/>
            <w:bottom w:val="none" w:sz="0" w:space="0" w:color="auto"/>
            <w:right w:val="none" w:sz="0" w:space="0" w:color="auto"/>
          </w:divBdr>
        </w:div>
      </w:divsChild>
    </w:div>
    <w:div w:id="1032262642">
      <w:bodyDiv w:val="1"/>
      <w:marLeft w:val="0"/>
      <w:marRight w:val="0"/>
      <w:marTop w:val="0"/>
      <w:marBottom w:val="0"/>
      <w:divBdr>
        <w:top w:val="none" w:sz="0" w:space="0" w:color="auto"/>
        <w:left w:val="none" w:sz="0" w:space="0" w:color="auto"/>
        <w:bottom w:val="none" w:sz="0" w:space="0" w:color="auto"/>
        <w:right w:val="none" w:sz="0" w:space="0" w:color="auto"/>
      </w:divBdr>
    </w:div>
    <w:div w:id="1040203576">
      <w:bodyDiv w:val="1"/>
      <w:marLeft w:val="0"/>
      <w:marRight w:val="0"/>
      <w:marTop w:val="0"/>
      <w:marBottom w:val="0"/>
      <w:divBdr>
        <w:top w:val="none" w:sz="0" w:space="0" w:color="auto"/>
        <w:left w:val="none" w:sz="0" w:space="0" w:color="auto"/>
        <w:bottom w:val="none" w:sz="0" w:space="0" w:color="auto"/>
        <w:right w:val="none" w:sz="0" w:space="0" w:color="auto"/>
      </w:divBdr>
      <w:divsChild>
        <w:div w:id="479737202">
          <w:marLeft w:val="480"/>
          <w:marRight w:val="0"/>
          <w:marTop w:val="0"/>
          <w:marBottom w:val="0"/>
          <w:divBdr>
            <w:top w:val="none" w:sz="0" w:space="0" w:color="auto"/>
            <w:left w:val="none" w:sz="0" w:space="0" w:color="auto"/>
            <w:bottom w:val="none" w:sz="0" w:space="0" w:color="auto"/>
            <w:right w:val="none" w:sz="0" w:space="0" w:color="auto"/>
          </w:divBdr>
        </w:div>
        <w:div w:id="1441873171">
          <w:marLeft w:val="480"/>
          <w:marRight w:val="0"/>
          <w:marTop w:val="0"/>
          <w:marBottom w:val="0"/>
          <w:divBdr>
            <w:top w:val="none" w:sz="0" w:space="0" w:color="auto"/>
            <w:left w:val="none" w:sz="0" w:space="0" w:color="auto"/>
            <w:bottom w:val="none" w:sz="0" w:space="0" w:color="auto"/>
            <w:right w:val="none" w:sz="0" w:space="0" w:color="auto"/>
          </w:divBdr>
        </w:div>
        <w:div w:id="1625765410">
          <w:marLeft w:val="480"/>
          <w:marRight w:val="0"/>
          <w:marTop w:val="0"/>
          <w:marBottom w:val="0"/>
          <w:divBdr>
            <w:top w:val="none" w:sz="0" w:space="0" w:color="auto"/>
            <w:left w:val="none" w:sz="0" w:space="0" w:color="auto"/>
            <w:bottom w:val="none" w:sz="0" w:space="0" w:color="auto"/>
            <w:right w:val="none" w:sz="0" w:space="0" w:color="auto"/>
          </w:divBdr>
        </w:div>
        <w:div w:id="736175135">
          <w:marLeft w:val="480"/>
          <w:marRight w:val="0"/>
          <w:marTop w:val="0"/>
          <w:marBottom w:val="0"/>
          <w:divBdr>
            <w:top w:val="none" w:sz="0" w:space="0" w:color="auto"/>
            <w:left w:val="none" w:sz="0" w:space="0" w:color="auto"/>
            <w:bottom w:val="none" w:sz="0" w:space="0" w:color="auto"/>
            <w:right w:val="none" w:sz="0" w:space="0" w:color="auto"/>
          </w:divBdr>
        </w:div>
        <w:div w:id="1707563878">
          <w:marLeft w:val="480"/>
          <w:marRight w:val="0"/>
          <w:marTop w:val="0"/>
          <w:marBottom w:val="0"/>
          <w:divBdr>
            <w:top w:val="none" w:sz="0" w:space="0" w:color="auto"/>
            <w:left w:val="none" w:sz="0" w:space="0" w:color="auto"/>
            <w:bottom w:val="none" w:sz="0" w:space="0" w:color="auto"/>
            <w:right w:val="none" w:sz="0" w:space="0" w:color="auto"/>
          </w:divBdr>
        </w:div>
        <w:div w:id="651520883">
          <w:marLeft w:val="480"/>
          <w:marRight w:val="0"/>
          <w:marTop w:val="0"/>
          <w:marBottom w:val="0"/>
          <w:divBdr>
            <w:top w:val="none" w:sz="0" w:space="0" w:color="auto"/>
            <w:left w:val="none" w:sz="0" w:space="0" w:color="auto"/>
            <w:bottom w:val="none" w:sz="0" w:space="0" w:color="auto"/>
            <w:right w:val="none" w:sz="0" w:space="0" w:color="auto"/>
          </w:divBdr>
        </w:div>
        <w:div w:id="1553074854">
          <w:marLeft w:val="480"/>
          <w:marRight w:val="0"/>
          <w:marTop w:val="0"/>
          <w:marBottom w:val="0"/>
          <w:divBdr>
            <w:top w:val="none" w:sz="0" w:space="0" w:color="auto"/>
            <w:left w:val="none" w:sz="0" w:space="0" w:color="auto"/>
            <w:bottom w:val="none" w:sz="0" w:space="0" w:color="auto"/>
            <w:right w:val="none" w:sz="0" w:space="0" w:color="auto"/>
          </w:divBdr>
        </w:div>
        <w:div w:id="429860666">
          <w:marLeft w:val="480"/>
          <w:marRight w:val="0"/>
          <w:marTop w:val="0"/>
          <w:marBottom w:val="0"/>
          <w:divBdr>
            <w:top w:val="none" w:sz="0" w:space="0" w:color="auto"/>
            <w:left w:val="none" w:sz="0" w:space="0" w:color="auto"/>
            <w:bottom w:val="none" w:sz="0" w:space="0" w:color="auto"/>
            <w:right w:val="none" w:sz="0" w:space="0" w:color="auto"/>
          </w:divBdr>
        </w:div>
        <w:div w:id="311183891">
          <w:marLeft w:val="480"/>
          <w:marRight w:val="0"/>
          <w:marTop w:val="0"/>
          <w:marBottom w:val="0"/>
          <w:divBdr>
            <w:top w:val="none" w:sz="0" w:space="0" w:color="auto"/>
            <w:left w:val="none" w:sz="0" w:space="0" w:color="auto"/>
            <w:bottom w:val="none" w:sz="0" w:space="0" w:color="auto"/>
            <w:right w:val="none" w:sz="0" w:space="0" w:color="auto"/>
          </w:divBdr>
        </w:div>
      </w:divsChild>
    </w:div>
    <w:div w:id="1042513228">
      <w:bodyDiv w:val="1"/>
      <w:marLeft w:val="0"/>
      <w:marRight w:val="0"/>
      <w:marTop w:val="0"/>
      <w:marBottom w:val="0"/>
      <w:divBdr>
        <w:top w:val="none" w:sz="0" w:space="0" w:color="auto"/>
        <w:left w:val="none" w:sz="0" w:space="0" w:color="auto"/>
        <w:bottom w:val="none" w:sz="0" w:space="0" w:color="auto"/>
        <w:right w:val="none" w:sz="0" w:space="0" w:color="auto"/>
      </w:divBdr>
      <w:divsChild>
        <w:div w:id="1273124697">
          <w:marLeft w:val="480"/>
          <w:marRight w:val="0"/>
          <w:marTop w:val="0"/>
          <w:marBottom w:val="0"/>
          <w:divBdr>
            <w:top w:val="none" w:sz="0" w:space="0" w:color="auto"/>
            <w:left w:val="none" w:sz="0" w:space="0" w:color="auto"/>
            <w:bottom w:val="none" w:sz="0" w:space="0" w:color="auto"/>
            <w:right w:val="none" w:sz="0" w:space="0" w:color="auto"/>
          </w:divBdr>
        </w:div>
        <w:div w:id="1962490012">
          <w:marLeft w:val="480"/>
          <w:marRight w:val="0"/>
          <w:marTop w:val="0"/>
          <w:marBottom w:val="0"/>
          <w:divBdr>
            <w:top w:val="none" w:sz="0" w:space="0" w:color="auto"/>
            <w:left w:val="none" w:sz="0" w:space="0" w:color="auto"/>
            <w:bottom w:val="none" w:sz="0" w:space="0" w:color="auto"/>
            <w:right w:val="none" w:sz="0" w:space="0" w:color="auto"/>
          </w:divBdr>
        </w:div>
        <w:div w:id="986208357">
          <w:marLeft w:val="480"/>
          <w:marRight w:val="0"/>
          <w:marTop w:val="0"/>
          <w:marBottom w:val="0"/>
          <w:divBdr>
            <w:top w:val="none" w:sz="0" w:space="0" w:color="auto"/>
            <w:left w:val="none" w:sz="0" w:space="0" w:color="auto"/>
            <w:bottom w:val="none" w:sz="0" w:space="0" w:color="auto"/>
            <w:right w:val="none" w:sz="0" w:space="0" w:color="auto"/>
          </w:divBdr>
        </w:div>
        <w:div w:id="538473163">
          <w:marLeft w:val="480"/>
          <w:marRight w:val="0"/>
          <w:marTop w:val="0"/>
          <w:marBottom w:val="0"/>
          <w:divBdr>
            <w:top w:val="none" w:sz="0" w:space="0" w:color="auto"/>
            <w:left w:val="none" w:sz="0" w:space="0" w:color="auto"/>
            <w:bottom w:val="none" w:sz="0" w:space="0" w:color="auto"/>
            <w:right w:val="none" w:sz="0" w:space="0" w:color="auto"/>
          </w:divBdr>
        </w:div>
        <w:div w:id="1067613549">
          <w:marLeft w:val="480"/>
          <w:marRight w:val="0"/>
          <w:marTop w:val="0"/>
          <w:marBottom w:val="0"/>
          <w:divBdr>
            <w:top w:val="none" w:sz="0" w:space="0" w:color="auto"/>
            <w:left w:val="none" w:sz="0" w:space="0" w:color="auto"/>
            <w:bottom w:val="none" w:sz="0" w:space="0" w:color="auto"/>
            <w:right w:val="none" w:sz="0" w:space="0" w:color="auto"/>
          </w:divBdr>
        </w:div>
        <w:div w:id="60838385">
          <w:marLeft w:val="480"/>
          <w:marRight w:val="0"/>
          <w:marTop w:val="0"/>
          <w:marBottom w:val="0"/>
          <w:divBdr>
            <w:top w:val="none" w:sz="0" w:space="0" w:color="auto"/>
            <w:left w:val="none" w:sz="0" w:space="0" w:color="auto"/>
            <w:bottom w:val="none" w:sz="0" w:space="0" w:color="auto"/>
            <w:right w:val="none" w:sz="0" w:space="0" w:color="auto"/>
          </w:divBdr>
        </w:div>
        <w:div w:id="959536736">
          <w:marLeft w:val="480"/>
          <w:marRight w:val="0"/>
          <w:marTop w:val="0"/>
          <w:marBottom w:val="0"/>
          <w:divBdr>
            <w:top w:val="none" w:sz="0" w:space="0" w:color="auto"/>
            <w:left w:val="none" w:sz="0" w:space="0" w:color="auto"/>
            <w:bottom w:val="none" w:sz="0" w:space="0" w:color="auto"/>
            <w:right w:val="none" w:sz="0" w:space="0" w:color="auto"/>
          </w:divBdr>
        </w:div>
        <w:div w:id="211314102">
          <w:marLeft w:val="480"/>
          <w:marRight w:val="0"/>
          <w:marTop w:val="0"/>
          <w:marBottom w:val="0"/>
          <w:divBdr>
            <w:top w:val="none" w:sz="0" w:space="0" w:color="auto"/>
            <w:left w:val="none" w:sz="0" w:space="0" w:color="auto"/>
            <w:bottom w:val="none" w:sz="0" w:space="0" w:color="auto"/>
            <w:right w:val="none" w:sz="0" w:space="0" w:color="auto"/>
          </w:divBdr>
        </w:div>
        <w:div w:id="1390543102">
          <w:marLeft w:val="480"/>
          <w:marRight w:val="0"/>
          <w:marTop w:val="0"/>
          <w:marBottom w:val="0"/>
          <w:divBdr>
            <w:top w:val="none" w:sz="0" w:space="0" w:color="auto"/>
            <w:left w:val="none" w:sz="0" w:space="0" w:color="auto"/>
            <w:bottom w:val="none" w:sz="0" w:space="0" w:color="auto"/>
            <w:right w:val="none" w:sz="0" w:space="0" w:color="auto"/>
          </w:divBdr>
        </w:div>
        <w:div w:id="1683895664">
          <w:marLeft w:val="480"/>
          <w:marRight w:val="0"/>
          <w:marTop w:val="0"/>
          <w:marBottom w:val="0"/>
          <w:divBdr>
            <w:top w:val="none" w:sz="0" w:space="0" w:color="auto"/>
            <w:left w:val="none" w:sz="0" w:space="0" w:color="auto"/>
            <w:bottom w:val="none" w:sz="0" w:space="0" w:color="auto"/>
            <w:right w:val="none" w:sz="0" w:space="0" w:color="auto"/>
          </w:divBdr>
        </w:div>
        <w:div w:id="962659211">
          <w:marLeft w:val="480"/>
          <w:marRight w:val="0"/>
          <w:marTop w:val="0"/>
          <w:marBottom w:val="0"/>
          <w:divBdr>
            <w:top w:val="none" w:sz="0" w:space="0" w:color="auto"/>
            <w:left w:val="none" w:sz="0" w:space="0" w:color="auto"/>
            <w:bottom w:val="none" w:sz="0" w:space="0" w:color="auto"/>
            <w:right w:val="none" w:sz="0" w:space="0" w:color="auto"/>
          </w:divBdr>
        </w:div>
        <w:div w:id="415398431">
          <w:marLeft w:val="480"/>
          <w:marRight w:val="0"/>
          <w:marTop w:val="0"/>
          <w:marBottom w:val="0"/>
          <w:divBdr>
            <w:top w:val="none" w:sz="0" w:space="0" w:color="auto"/>
            <w:left w:val="none" w:sz="0" w:space="0" w:color="auto"/>
            <w:bottom w:val="none" w:sz="0" w:space="0" w:color="auto"/>
            <w:right w:val="none" w:sz="0" w:space="0" w:color="auto"/>
          </w:divBdr>
        </w:div>
        <w:div w:id="1506702758">
          <w:marLeft w:val="480"/>
          <w:marRight w:val="0"/>
          <w:marTop w:val="0"/>
          <w:marBottom w:val="0"/>
          <w:divBdr>
            <w:top w:val="none" w:sz="0" w:space="0" w:color="auto"/>
            <w:left w:val="none" w:sz="0" w:space="0" w:color="auto"/>
            <w:bottom w:val="none" w:sz="0" w:space="0" w:color="auto"/>
            <w:right w:val="none" w:sz="0" w:space="0" w:color="auto"/>
          </w:divBdr>
        </w:div>
        <w:div w:id="1857112557">
          <w:marLeft w:val="480"/>
          <w:marRight w:val="0"/>
          <w:marTop w:val="0"/>
          <w:marBottom w:val="0"/>
          <w:divBdr>
            <w:top w:val="none" w:sz="0" w:space="0" w:color="auto"/>
            <w:left w:val="none" w:sz="0" w:space="0" w:color="auto"/>
            <w:bottom w:val="none" w:sz="0" w:space="0" w:color="auto"/>
            <w:right w:val="none" w:sz="0" w:space="0" w:color="auto"/>
          </w:divBdr>
        </w:div>
        <w:div w:id="884104871">
          <w:marLeft w:val="480"/>
          <w:marRight w:val="0"/>
          <w:marTop w:val="0"/>
          <w:marBottom w:val="0"/>
          <w:divBdr>
            <w:top w:val="none" w:sz="0" w:space="0" w:color="auto"/>
            <w:left w:val="none" w:sz="0" w:space="0" w:color="auto"/>
            <w:bottom w:val="none" w:sz="0" w:space="0" w:color="auto"/>
            <w:right w:val="none" w:sz="0" w:space="0" w:color="auto"/>
          </w:divBdr>
        </w:div>
        <w:div w:id="474837139">
          <w:marLeft w:val="480"/>
          <w:marRight w:val="0"/>
          <w:marTop w:val="0"/>
          <w:marBottom w:val="0"/>
          <w:divBdr>
            <w:top w:val="none" w:sz="0" w:space="0" w:color="auto"/>
            <w:left w:val="none" w:sz="0" w:space="0" w:color="auto"/>
            <w:bottom w:val="none" w:sz="0" w:space="0" w:color="auto"/>
            <w:right w:val="none" w:sz="0" w:space="0" w:color="auto"/>
          </w:divBdr>
        </w:div>
        <w:div w:id="1069841790">
          <w:marLeft w:val="480"/>
          <w:marRight w:val="0"/>
          <w:marTop w:val="0"/>
          <w:marBottom w:val="0"/>
          <w:divBdr>
            <w:top w:val="none" w:sz="0" w:space="0" w:color="auto"/>
            <w:left w:val="none" w:sz="0" w:space="0" w:color="auto"/>
            <w:bottom w:val="none" w:sz="0" w:space="0" w:color="auto"/>
            <w:right w:val="none" w:sz="0" w:space="0" w:color="auto"/>
          </w:divBdr>
        </w:div>
        <w:div w:id="236284356">
          <w:marLeft w:val="480"/>
          <w:marRight w:val="0"/>
          <w:marTop w:val="0"/>
          <w:marBottom w:val="0"/>
          <w:divBdr>
            <w:top w:val="none" w:sz="0" w:space="0" w:color="auto"/>
            <w:left w:val="none" w:sz="0" w:space="0" w:color="auto"/>
            <w:bottom w:val="none" w:sz="0" w:space="0" w:color="auto"/>
            <w:right w:val="none" w:sz="0" w:space="0" w:color="auto"/>
          </w:divBdr>
        </w:div>
        <w:div w:id="1099980902">
          <w:marLeft w:val="480"/>
          <w:marRight w:val="0"/>
          <w:marTop w:val="0"/>
          <w:marBottom w:val="0"/>
          <w:divBdr>
            <w:top w:val="none" w:sz="0" w:space="0" w:color="auto"/>
            <w:left w:val="none" w:sz="0" w:space="0" w:color="auto"/>
            <w:bottom w:val="none" w:sz="0" w:space="0" w:color="auto"/>
            <w:right w:val="none" w:sz="0" w:space="0" w:color="auto"/>
          </w:divBdr>
        </w:div>
      </w:divsChild>
    </w:div>
    <w:div w:id="1083989996">
      <w:bodyDiv w:val="1"/>
      <w:marLeft w:val="0"/>
      <w:marRight w:val="0"/>
      <w:marTop w:val="0"/>
      <w:marBottom w:val="0"/>
      <w:divBdr>
        <w:top w:val="none" w:sz="0" w:space="0" w:color="auto"/>
        <w:left w:val="none" w:sz="0" w:space="0" w:color="auto"/>
        <w:bottom w:val="none" w:sz="0" w:space="0" w:color="auto"/>
        <w:right w:val="none" w:sz="0" w:space="0" w:color="auto"/>
      </w:divBdr>
      <w:divsChild>
        <w:div w:id="141625920">
          <w:marLeft w:val="480"/>
          <w:marRight w:val="0"/>
          <w:marTop w:val="0"/>
          <w:marBottom w:val="0"/>
          <w:divBdr>
            <w:top w:val="none" w:sz="0" w:space="0" w:color="auto"/>
            <w:left w:val="none" w:sz="0" w:space="0" w:color="auto"/>
            <w:bottom w:val="none" w:sz="0" w:space="0" w:color="auto"/>
            <w:right w:val="none" w:sz="0" w:space="0" w:color="auto"/>
          </w:divBdr>
        </w:div>
        <w:div w:id="2005627257">
          <w:marLeft w:val="480"/>
          <w:marRight w:val="0"/>
          <w:marTop w:val="0"/>
          <w:marBottom w:val="0"/>
          <w:divBdr>
            <w:top w:val="none" w:sz="0" w:space="0" w:color="auto"/>
            <w:left w:val="none" w:sz="0" w:space="0" w:color="auto"/>
            <w:bottom w:val="none" w:sz="0" w:space="0" w:color="auto"/>
            <w:right w:val="none" w:sz="0" w:space="0" w:color="auto"/>
          </w:divBdr>
        </w:div>
        <w:div w:id="339046355">
          <w:marLeft w:val="480"/>
          <w:marRight w:val="0"/>
          <w:marTop w:val="0"/>
          <w:marBottom w:val="0"/>
          <w:divBdr>
            <w:top w:val="none" w:sz="0" w:space="0" w:color="auto"/>
            <w:left w:val="none" w:sz="0" w:space="0" w:color="auto"/>
            <w:bottom w:val="none" w:sz="0" w:space="0" w:color="auto"/>
            <w:right w:val="none" w:sz="0" w:space="0" w:color="auto"/>
          </w:divBdr>
        </w:div>
        <w:div w:id="396127684">
          <w:marLeft w:val="480"/>
          <w:marRight w:val="0"/>
          <w:marTop w:val="0"/>
          <w:marBottom w:val="0"/>
          <w:divBdr>
            <w:top w:val="none" w:sz="0" w:space="0" w:color="auto"/>
            <w:left w:val="none" w:sz="0" w:space="0" w:color="auto"/>
            <w:bottom w:val="none" w:sz="0" w:space="0" w:color="auto"/>
            <w:right w:val="none" w:sz="0" w:space="0" w:color="auto"/>
          </w:divBdr>
        </w:div>
        <w:div w:id="2072729387">
          <w:marLeft w:val="480"/>
          <w:marRight w:val="0"/>
          <w:marTop w:val="0"/>
          <w:marBottom w:val="0"/>
          <w:divBdr>
            <w:top w:val="none" w:sz="0" w:space="0" w:color="auto"/>
            <w:left w:val="none" w:sz="0" w:space="0" w:color="auto"/>
            <w:bottom w:val="none" w:sz="0" w:space="0" w:color="auto"/>
            <w:right w:val="none" w:sz="0" w:space="0" w:color="auto"/>
          </w:divBdr>
        </w:div>
        <w:div w:id="1920213210">
          <w:marLeft w:val="480"/>
          <w:marRight w:val="0"/>
          <w:marTop w:val="0"/>
          <w:marBottom w:val="0"/>
          <w:divBdr>
            <w:top w:val="none" w:sz="0" w:space="0" w:color="auto"/>
            <w:left w:val="none" w:sz="0" w:space="0" w:color="auto"/>
            <w:bottom w:val="none" w:sz="0" w:space="0" w:color="auto"/>
            <w:right w:val="none" w:sz="0" w:space="0" w:color="auto"/>
          </w:divBdr>
        </w:div>
        <w:div w:id="1645087546">
          <w:marLeft w:val="480"/>
          <w:marRight w:val="0"/>
          <w:marTop w:val="0"/>
          <w:marBottom w:val="0"/>
          <w:divBdr>
            <w:top w:val="none" w:sz="0" w:space="0" w:color="auto"/>
            <w:left w:val="none" w:sz="0" w:space="0" w:color="auto"/>
            <w:bottom w:val="none" w:sz="0" w:space="0" w:color="auto"/>
            <w:right w:val="none" w:sz="0" w:space="0" w:color="auto"/>
          </w:divBdr>
        </w:div>
        <w:div w:id="881670394">
          <w:marLeft w:val="480"/>
          <w:marRight w:val="0"/>
          <w:marTop w:val="0"/>
          <w:marBottom w:val="0"/>
          <w:divBdr>
            <w:top w:val="none" w:sz="0" w:space="0" w:color="auto"/>
            <w:left w:val="none" w:sz="0" w:space="0" w:color="auto"/>
            <w:bottom w:val="none" w:sz="0" w:space="0" w:color="auto"/>
            <w:right w:val="none" w:sz="0" w:space="0" w:color="auto"/>
          </w:divBdr>
        </w:div>
        <w:div w:id="399209554">
          <w:marLeft w:val="480"/>
          <w:marRight w:val="0"/>
          <w:marTop w:val="0"/>
          <w:marBottom w:val="0"/>
          <w:divBdr>
            <w:top w:val="none" w:sz="0" w:space="0" w:color="auto"/>
            <w:left w:val="none" w:sz="0" w:space="0" w:color="auto"/>
            <w:bottom w:val="none" w:sz="0" w:space="0" w:color="auto"/>
            <w:right w:val="none" w:sz="0" w:space="0" w:color="auto"/>
          </w:divBdr>
        </w:div>
        <w:div w:id="1654984054">
          <w:marLeft w:val="480"/>
          <w:marRight w:val="0"/>
          <w:marTop w:val="0"/>
          <w:marBottom w:val="0"/>
          <w:divBdr>
            <w:top w:val="none" w:sz="0" w:space="0" w:color="auto"/>
            <w:left w:val="none" w:sz="0" w:space="0" w:color="auto"/>
            <w:bottom w:val="none" w:sz="0" w:space="0" w:color="auto"/>
            <w:right w:val="none" w:sz="0" w:space="0" w:color="auto"/>
          </w:divBdr>
        </w:div>
        <w:div w:id="379670078">
          <w:marLeft w:val="480"/>
          <w:marRight w:val="0"/>
          <w:marTop w:val="0"/>
          <w:marBottom w:val="0"/>
          <w:divBdr>
            <w:top w:val="none" w:sz="0" w:space="0" w:color="auto"/>
            <w:left w:val="none" w:sz="0" w:space="0" w:color="auto"/>
            <w:bottom w:val="none" w:sz="0" w:space="0" w:color="auto"/>
            <w:right w:val="none" w:sz="0" w:space="0" w:color="auto"/>
          </w:divBdr>
        </w:div>
        <w:div w:id="1520120060">
          <w:marLeft w:val="480"/>
          <w:marRight w:val="0"/>
          <w:marTop w:val="0"/>
          <w:marBottom w:val="0"/>
          <w:divBdr>
            <w:top w:val="none" w:sz="0" w:space="0" w:color="auto"/>
            <w:left w:val="none" w:sz="0" w:space="0" w:color="auto"/>
            <w:bottom w:val="none" w:sz="0" w:space="0" w:color="auto"/>
            <w:right w:val="none" w:sz="0" w:space="0" w:color="auto"/>
          </w:divBdr>
        </w:div>
        <w:div w:id="228544835">
          <w:marLeft w:val="480"/>
          <w:marRight w:val="0"/>
          <w:marTop w:val="0"/>
          <w:marBottom w:val="0"/>
          <w:divBdr>
            <w:top w:val="none" w:sz="0" w:space="0" w:color="auto"/>
            <w:left w:val="none" w:sz="0" w:space="0" w:color="auto"/>
            <w:bottom w:val="none" w:sz="0" w:space="0" w:color="auto"/>
            <w:right w:val="none" w:sz="0" w:space="0" w:color="auto"/>
          </w:divBdr>
        </w:div>
        <w:div w:id="596062807">
          <w:marLeft w:val="480"/>
          <w:marRight w:val="0"/>
          <w:marTop w:val="0"/>
          <w:marBottom w:val="0"/>
          <w:divBdr>
            <w:top w:val="none" w:sz="0" w:space="0" w:color="auto"/>
            <w:left w:val="none" w:sz="0" w:space="0" w:color="auto"/>
            <w:bottom w:val="none" w:sz="0" w:space="0" w:color="auto"/>
            <w:right w:val="none" w:sz="0" w:space="0" w:color="auto"/>
          </w:divBdr>
        </w:div>
        <w:div w:id="1300300428">
          <w:marLeft w:val="480"/>
          <w:marRight w:val="0"/>
          <w:marTop w:val="0"/>
          <w:marBottom w:val="0"/>
          <w:divBdr>
            <w:top w:val="none" w:sz="0" w:space="0" w:color="auto"/>
            <w:left w:val="none" w:sz="0" w:space="0" w:color="auto"/>
            <w:bottom w:val="none" w:sz="0" w:space="0" w:color="auto"/>
            <w:right w:val="none" w:sz="0" w:space="0" w:color="auto"/>
          </w:divBdr>
        </w:div>
        <w:div w:id="1643193693">
          <w:marLeft w:val="480"/>
          <w:marRight w:val="0"/>
          <w:marTop w:val="0"/>
          <w:marBottom w:val="0"/>
          <w:divBdr>
            <w:top w:val="none" w:sz="0" w:space="0" w:color="auto"/>
            <w:left w:val="none" w:sz="0" w:space="0" w:color="auto"/>
            <w:bottom w:val="none" w:sz="0" w:space="0" w:color="auto"/>
            <w:right w:val="none" w:sz="0" w:space="0" w:color="auto"/>
          </w:divBdr>
        </w:div>
        <w:div w:id="1754357512">
          <w:marLeft w:val="480"/>
          <w:marRight w:val="0"/>
          <w:marTop w:val="0"/>
          <w:marBottom w:val="0"/>
          <w:divBdr>
            <w:top w:val="none" w:sz="0" w:space="0" w:color="auto"/>
            <w:left w:val="none" w:sz="0" w:space="0" w:color="auto"/>
            <w:bottom w:val="none" w:sz="0" w:space="0" w:color="auto"/>
            <w:right w:val="none" w:sz="0" w:space="0" w:color="auto"/>
          </w:divBdr>
        </w:div>
        <w:div w:id="1972130463">
          <w:marLeft w:val="480"/>
          <w:marRight w:val="0"/>
          <w:marTop w:val="0"/>
          <w:marBottom w:val="0"/>
          <w:divBdr>
            <w:top w:val="none" w:sz="0" w:space="0" w:color="auto"/>
            <w:left w:val="none" w:sz="0" w:space="0" w:color="auto"/>
            <w:bottom w:val="none" w:sz="0" w:space="0" w:color="auto"/>
            <w:right w:val="none" w:sz="0" w:space="0" w:color="auto"/>
          </w:divBdr>
        </w:div>
        <w:div w:id="887380590">
          <w:marLeft w:val="480"/>
          <w:marRight w:val="0"/>
          <w:marTop w:val="0"/>
          <w:marBottom w:val="0"/>
          <w:divBdr>
            <w:top w:val="none" w:sz="0" w:space="0" w:color="auto"/>
            <w:left w:val="none" w:sz="0" w:space="0" w:color="auto"/>
            <w:bottom w:val="none" w:sz="0" w:space="0" w:color="auto"/>
            <w:right w:val="none" w:sz="0" w:space="0" w:color="auto"/>
          </w:divBdr>
        </w:div>
        <w:div w:id="575669255">
          <w:marLeft w:val="480"/>
          <w:marRight w:val="0"/>
          <w:marTop w:val="0"/>
          <w:marBottom w:val="0"/>
          <w:divBdr>
            <w:top w:val="none" w:sz="0" w:space="0" w:color="auto"/>
            <w:left w:val="none" w:sz="0" w:space="0" w:color="auto"/>
            <w:bottom w:val="none" w:sz="0" w:space="0" w:color="auto"/>
            <w:right w:val="none" w:sz="0" w:space="0" w:color="auto"/>
          </w:divBdr>
        </w:div>
        <w:div w:id="473446741">
          <w:marLeft w:val="480"/>
          <w:marRight w:val="0"/>
          <w:marTop w:val="0"/>
          <w:marBottom w:val="0"/>
          <w:divBdr>
            <w:top w:val="none" w:sz="0" w:space="0" w:color="auto"/>
            <w:left w:val="none" w:sz="0" w:space="0" w:color="auto"/>
            <w:bottom w:val="none" w:sz="0" w:space="0" w:color="auto"/>
            <w:right w:val="none" w:sz="0" w:space="0" w:color="auto"/>
          </w:divBdr>
        </w:div>
        <w:div w:id="761611723">
          <w:marLeft w:val="480"/>
          <w:marRight w:val="0"/>
          <w:marTop w:val="0"/>
          <w:marBottom w:val="0"/>
          <w:divBdr>
            <w:top w:val="none" w:sz="0" w:space="0" w:color="auto"/>
            <w:left w:val="none" w:sz="0" w:space="0" w:color="auto"/>
            <w:bottom w:val="none" w:sz="0" w:space="0" w:color="auto"/>
            <w:right w:val="none" w:sz="0" w:space="0" w:color="auto"/>
          </w:divBdr>
        </w:div>
        <w:div w:id="1372150117">
          <w:marLeft w:val="480"/>
          <w:marRight w:val="0"/>
          <w:marTop w:val="0"/>
          <w:marBottom w:val="0"/>
          <w:divBdr>
            <w:top w:val="none" w:sz="0" w:space="0" w:color="auto"/>
            <w:left w:val="none" w:sz="0" w:space="0" w:color="auto"/>
            <w:bottom w:val="none" w:sz="0" w:space="0" w:color="auto"/>
            <w:right w:val="none" w:sz="0" w:space="0" w:color="auto"/>
          </w:divBdr>
        </w:div>
        <w:div w:id="338655595">
          <w:marLeft w:val="480"/>
          <w:marRight w:val="0"/>
          <w:marTop w:val="0"/>
          <w:marBottom w:val="0"/>
          <w:divBdr>
            <w:top w:val="none" w:sz="0" w:space="0" w:color="auto"/>
            <w:left w:val="none" w:sz="0" w:space="0" w:color="auto"/>
            <w:bottom w:val="none" w:sz="0" w:space="0" w:color="auto"/>
            <w:right w:val="none" w:sz="0" w:space="0" w:color="auto"/>
          </w:divBdr>
        </w:div>
        <w:div w:id="248276374">
          <w:marLeft w:val="480"/>
          <w:marRight w:val="0"/>
          <w:marTop w:val="0"/>
          <w:marBottom w:val="0"/>
          <w:divBdr>
            <w:top w:val="none" w:sz="0" w:space="0" w:color="auto"/>
            <w:left w:val="none" w:sz="0" w:space="0" w:color="auto"/>
            <w:bottom w:val="none" w:sz="0" w:space="0" w:color="auto"/>
            <w:right w:val="none" w:sz="0" w:space="0" w:color="auto"/>
          </w:divBdr>
        </w:div>
        <w:div w:id="805123918">
          <w:marLeft w:val="480"/>
          <w:marRight w:val="0"/>
          <w:marTop w:val="0"/>
          <w:marBottom w:val="0"/>
          <w:divBdr>
            <w:top w:val="none" w:sz="0" w:space="0" w:color="auto"/>
            <w:left w:val="none" w:sz="0" w:space="0" w:color="auto"/>
            <w:bottom w:val="none" w:sz="0" w:space="0" w:color="auto"/>
            <w:right w:val="none" w:sz="0" w:space="0" w:color="auto"/>
          </w:divBdr>
        </w:div>
      </w:divsChild>
    </w:div>
    <w:div w:id="1086924056">
      <w:bodyDiv w:val="1"/>
      <w:marLeft w:val="0"/>
      <w:marRight w:val="0"/>
      <w:marTop w:val="0"/>
      <w:marBottom w:val="0"/>
      <w:divBdr>
        <w:top w:val="none" w:sz="0" w:space="0" w:color="auto"/>
        <w:left w:val="none" w:sz="0" w:space="0" w:color="auto"/>
        <w:bottom w:val="none" w:sz="0" w:space="0" w:color="auto"/>
        <w:right w:val="none" w:sz="0" w:space="0" w:color="auto"/>
      </w:divBdr>
    </w:div>
    <w:div w:id="1106269027">
      <w:bodyDiv w:val="1"/>
      <w:marLeft w:val="0"/>
      <w:marRight w:val="0"/>
      <w:marTop w:val="0"/>
      <w:marBottom w:val="0"/>
      <w:divBdr>
        <w:top w:val="none" w:sz="0" w:space="0" w:color="auto"/>
        <w:left w:val="none" w:sz="0" w:space="0" w:color="auto"/>
        <w:bottom w:val="none" w:sz="0" w:space="0" w:color="auto"/>
        <w:right w:val="none" w:sz="0" w:space="0" w:color="auto"/>
      </w:divBdr>
    </w:div>
    <w:div w:id="1113983998">
      <w:bodyDiv w:val="1"/>
      <w:marLeft w:val="0"/>
      <w:marRight w:val="0"/>
      <w:marTop w:val="0"/>
      <w:marBottom w:val="0"/>
      <w:divBdr>
        <w:top w:val="none" w:sz="0" w:space="0" w:color="auto"/>
        <w:left w:val="none" w:sz="0" w:space="0" w:color="auto"/>
        <w:bottom w:val="none" w:sz="0" w:space="0" w:color="auto"/>
        <w:right w:val="none" w:sz="0" w:space="0" w:color="auto"/>
      </w:divBdr>
      <w:divsChild>
        <w:div w:id="1881626949">
          <w:marLeft w:val="480"/>
          <w:marRight w:val="0"/>
          <w:marTop w:val="0"/>
          <w:marBottom w:val="0"/>
          <w:divBdr>
            <w:top w:val="none" w:sz="0" w:space="0" w:color="auto"/>
            <w:left w:val="none" w:sz="0" w:space="0" w:color="auto"/>
            <w:bottom w:val="none" w:sz="0" w:space="0" w:color="auto"/>
            <w:right w:val="none" w:sz="0" w:space="0" w:color="auto"/>
          </w:divBdr>
        </w:div>
        <w:div w:id="147477898">
          <w:marLeft w:val="480"/>
          <w:marRight w:val="0"/>
          <w:marTop w:val="0"/>
          <w:marBottom w:val="0"/>
          <w:divBdr>
            <w:top w:val="none" w:sz="0" w:space="0" w:color="auto"/>
            <w:left w:val="none" w:sz="0" w:space="0" w:color="auto"/>
            <w:bottom w:val="none" w:sz="0" w:space="0" w:color="auto"/>
            <w:right w:val="none" w:sz="0" w:space="0" w:color="auto"/>
          </w:divBdr>
        </w:div>
        <w:div w:id="327250686">
          <w:marLeft w:val="480"/>
          <w:marRight w:val="0"/>
          <w:marTop w:val="0"/>
          <w:marBottom w:val="0"/>
          <w:divBdr>
            <w:top w:val="none" w:sz="0" w:space="0" w:color="auto"/>
            <w:left w:val="none" w:sz="0" w:space="0" w:color="auto"/>
            <w:bottom w:val="none" w:sz="0" w:space="0" w:color="auto"/>
            <w:right w:val="none" w:sz="0" w:space="0" w:color="auto"/>
          </w:divBdr>
        </w:div>
        <w:div w:id="565456134">
          <w:marLeft w:val="480"/>
          <w:marRight w:val="0"/>
          <w:marTop w:val="0"/>
          <w:marBottom w:val="0"/>
          <w:divBdr>
            <w:top w:val="none" w:sz="0" w:space="0" w:color="auto"/>
            <w:left w:val="none" w:sz="0" w:space="0" w:color="auto"/>
            <w:bottom w:val="none" w:sz="0" w:space="0" w:color="auto"/>
            <w:right w:val="none" w:sz="0" w:space="0" w:color="auto"/>
          </w:divBdr>
        </w:div>
        <w:div w:id="448741550">
          <w:marLeft w:val="480"/>
          <w:marRight w:val="0"/>
          <w:marTop w:val="0"/>
          <w:marBottom w:val="0"/>
          <w:divBdr>
            <w:top w:val="none" w:sz="0" w:space="0" w:color="auto"/>
            <w:left w:val="none" w:sz="0" w:space="0" w:color="auto"/>
            <w:bottom w:val="none" w:sz="0" w:space="0" w:color="auto"/>
            <w:right w:val="none" w:sz="0" w:space="0" w:color="auto"/>
          </w:divBdr>
        </w:div>
        <w:div w:id="1922565474">
          <w:marLeft w:val="480"/>
          <w:marRight w:val="0"/>
          <w:marTop w:val="0"/>
          <w:marBottom w:val="0"/>
          <w:divBdr>
            <w:top w:val="none" w:sz="0" w:space="0" w:color="auto"/>
            <w:left w:val="none" w:sz="0" w:space="0" w:color="auto"/>
            <w:bottom w:val="none" w:sz="0" w:space="0" w:color="auto"/>
            <w:right w:val="none" w:sz="0" w:space="0" w:color="auto"/>
          </w:divBdr>
        </w:div>
        <w:div w:id="1664622452">
          <w:marLeft w:val="480"/>
          <w:marRight w:val="0"/>
          <w:marTop w:val="0"/>
          <w:marBottom w:val="0"/>
          <w:divBdr>
            <w:top w:val="none" w:sz="0" w:space="0" w:color="auto"/>
            <w:left w:val="none" w:sz="0" w:space="0" w:color="auto"/>
            <w:bottom w:val="none" w:sz="0" w:space="0" w:color="auto"/>
            <w:right w:val="none" w:sz="0" w:space="0" w:color="auto"/>
          </w:divBdr>
        </w:div>
        <w:div w:id="257294919">
          <w:marLeft w:val="480"/>
          <w:marRight w:val="0"/>
          <w:marTop w:val="0"/>
          <w:marBottom w:val="0"/>
          <w:divBdr>
            <w:top w:val="none" w:sz="0" w:space="0" w:color="auto"/>
            <w:left w:val="none" w:sz="0" w:space="0" w:color="auto"/>
            <w:bottom w:val="none" w:sz="0" w:space="0" w:color="auto"/>
            <w:right w:val="none" w:sz="0" w:space="0" w:color="auto"/>
          </w:divBdr>
        </w:div>
        <w:div w:id="1863935293">
          <w:marLeft w:val="480"/>
          <w:marRight w:val="0"/>
          <w:marTop w:val="0"/>
          <w:marBottom w:val="0"/>
          <w:divBdr>
            <w:top w:val="none" w:sz="0" w:space="0" w:color="auto"/>
            <w:left w:val="none" w:sz="0" w:space="0" w:color="auto"/>
            <w:bottom w:val="none" w:sz="0" w:space="0" w:color="auto"/>
            <w:right w:val="none" w:sz="0" w:space="0" w:color="auto"/>
          </w:divBdr>
        </w:div>
        <w:div w:id="189684318">
          <w:marLeft w:val="480"/>
          <w:marRight w:val="0"/>
          <w:marTop w:val="0"/>
          <w:marBottom w:val="0"/>
          <w:divBdr>
            <w:top w:val="none" w:sz="0" w:space="0" w:color="auto"/>
            <w:left w:val="none" w:sz="0" w:space="0" w:color="auto"/>
            <w:bottom w:val="none" w:sz="0" w:space="0" w:color="auto"/>
            <w:right w:val="none" w:sz="0" w:space="0" w:color="auto"/>
          </w:divBdr>
        </w:div>
        <w:div w:id="777943280">
          <w:marLeft w:val="480"/>
          <w:marRight w:val="0"/>
          <w:marTop w:val="0"/>
          <w:marBottom w:val="0"/>
          <w:divBdr>
            <w:top w:val="none" w:sz="0" w:space="0" w:color="auto"/>
            <w:left w:val="none" w:sz="0" w:space="0" w:color="auto"/>
            <w:bottom w:val="none" w:sz="0" w:space="0" w:color="auto"/>
            <w:right w:val="none" w:sz="0" w:space="0" w:color="auto"/>
          </w:divBdr>
        </w:div>
        <w:div w:id="602032809">
          <w:marLeft w:val="480"/>
          <w:marRight w:val="0"/>
          <w:marTop w:val="0"/>
          <w:marBottom w:val="0"/>
          <w:divBdr>
            <w:top w:val="none" w:sz="0" w:space="0" w:color="auto"/>
            <w:left w:val="none" w:sz="0" w:space="0" w:color="auto"/>
            <w:bottom w:val="none" w:sz="0" w:space="0" w:color="auto"/>
            <w:right w:val="none" w:sz="0" w:space="0" w:color="auto"/>
          </w:divBdr>
        </w:div>
        <w:div w:id="1937593117">
          <w:marLeft w:val="480"/>
          <w:marRight w:val="0"/>
          <w:marTop w:val="0"/>
          <w:marBottom w:val="0"/>
          <w:divBdr>
            <w:top w:val="none" w:sz="0" w:space="0" w:color="auto"/>
            <w:left w:val="none" w:sz="0" w:space="0" w:color="auto"/>
            <w:bottom w:val="none" w:sz="0" w:space="0" w:color="auto"/>
            <w:right w:val="none" w:sz="0" w:space="0" w:color="auto"/>
          </w:divBdr>
        </w:div>
        <w:div w:id="241448731">
          <w:marLeft w:val="480"/>
          <w:marRight w:val="0"/>
          <w:marTop w:val="0"/>
          <w:marBottom w:val="0"/>
          <w:divBdr>
            <w:top w:val="none" w:sz="0" w:space="0" w:color="auto"/>
            <w:left w:val="none" w:sz="0" w:space="0" w:color="auto"/>
            <w:bottom w:val="none" w:sz="0" w:space="0" w:color="auto"/>
            <w:right w:val="none" w:sz="0" w:space="0" w:color="auto"/>
          </w:divBdr>
        </w:div>
        <w:div w:id="699932577">
          <w:marLeft w:val="480"/>
          <w:marRight w:val="0"/>
          <w:marTop w:val="0"/>
          <w:marBottom w:val="0"/>
          <w:divBdr>
            <w:top w:val="none" w:sz="0" w:space="0" w:color="auto"/>
            <w:left w:val="none" w:sz="0" w:space="0" w:color="auto"/>
            <w:bottom w:val="none" w:sz="0" w:space="0" w:color="auto"/>
            <w:right w:val="none" w:sz="0" w:space="0" w:color="auto"/>
          </w:divBdr>
        </w:div>
        <w:div w:id="1003514185">
          <w:marLeft w:val="480"/>
          <w:marRight w:val="0"/>
          <w:marTop w:val="0"/>
          <w:marBottom w:val="0"/>
          <w:divBdr>
            <w:top w:val="none" w:sz="0" w:space="0" w:color="auto"/>
            <w:left w:val="none" w:sz="0" w:space="0" w:color="auto"/>
            <w:bottom w:val="none" w:sz="0" w:space="0" w:color="auto"/>
            <w:right w:val="none" w:sz="0" w:space="0" w:color="auto"/>
          </w:divBdr>
        </w:div>
        <w:div w:id="138036929">
          <w:marLeft w:val="480"/>
          <w:marRight w:val="0"/>
          <w:marTop w:val="0"/>
          <w:marBottom w:val="0"/>
          <w:divBdr>
            <w:top w:val="none" w:sz="0" w:space="0" w:color="auto"/>
            <w:left w:val="none" w:sz="0" w:space="0" w:color="auto"/>
            <w:bottom w:val="none" w:sz="0" w:space="0" w:color="auto"/>
            <w:right w:val="none" w:sz="0" w:space="0" w:color="auto"/>
          </w:divBdr>
        </w:div>
        <w:div w:id="1321956713">
          <w:marLeft w:val="480"/>
          <w:marRight w:val="0"/>
          <w:marTop w:val="0"/>
          <w:marBottom w:val="0"/>
          <w:divBdr>
            <w:top w:val="none" w:sz="0" w:space="0" w:color="auto"/>
            <w:left w:val="none" w:sz="0" w:space="0" w:color="auto"/>
            <w:bottom w:val="none" w:sz="0" w:space="0" w:color="auto"/>
            <w:right w:val="none" w:sz="0" w:space="0" w:color="auto"/>
          </w:divBdr>
        </w:div>
        <w:div w:id="181482010">
          <w:marLeft w:val="480"/>
          <w:marRight w:val="0"/>
          <w:marTop w:val="0"/>
          <w:marBottom w:val="0"/>
          <w:divBdr>
            <w:top w:val="none" w:sz="0" w:space="0" w:color="auto"/>
            <w:left w:val="none" w:sz="0" w:space="0" w:color="auto"/>
            <w:bottom w:val="none" w:sz="0" w:space="0" w:color="auto"/>
            <w:right w:val="none" w:sz="0" w:space="0" w:color="auto"/>
          </w:divBdr>
        </w:div>
        <w:div w:id="1161700647">
          <w:marLeft w:val="480"/>
          <w:marRight w:val="0"/>
          <w:marTop w:val="0"/>
          <w:marBottom w:val="0"/>
          <w:divBdr>
            <w:top w:val="none" w:sz="0" w:space="0" w:color="auto"/>
            <w:left w:val="none" w:sz="0" w:space="0" w:color="auto"/>
            <w:bottom w:val="none" w:sz="0" w:space="0" w:color="auto"/>
            <w:right w:val="none" w:sz="0" w:space="0" w:color="auto"/>
          </w:divBdr>
        </w:div>
        <w:div w:id="329144547">
          <w:marLeft w:val="480"/>
          <w:marRight w:val="0"/>
          <w:marTop w:val="0"/>
          <w:marBottom w:val="0"/>
          <w:divBdr>
            <w:top w:val="none" w:sz="0" w:space="0" w:color="auto"/>
            <w:left w:val="none" w:sz="0" w:space="0" w:color="auto"/>
            <w:bottom w:val="none" w:sz="0" w:space="0" w:color="auto"/>
            <w:right w:val="none" w:sz="0" w:space="0" w:color="auto"/>
          </w:divBdr>
        </w:div>
        <w:div w:id="1526677344">
          <w:marLeft w:val="480"/>
          <w:marRight w:val="0"/>
          <w:marTop w:val="0"/>
          <w:marBottom w:val="0"/>
          <w:divBdr>
            <w:top w:val="none" w:sz="0" w:space="0" w:color="auto"/>
            <w:left w:val="none" w:sz="0" w:space="0" w:color="auto"/>
            <w:bottom w:val="none" w:sz="0" w:space="0" w:color="auto"/>
            <w:right w:val="none" w:sz="0" w:space="0" w:color="auto"/>
          </w:divBdr>
        </w:div>
      </w:divsChild>
    </w:div>
    <w:div w:id="1123381988">
      <w:bodyDiv w:val="1"/>
      <w:marLeft w:val="0"/>
      <w:marRight w:val="0"/>
      <w:marTop w:val="0"/>
      <w:marBottom w:val="0"/>
      <w:divBdr>
        <w:top w:val="none" w:sz="0" w:space="0" w:color="auto"/>
        <w:left w:val="none" w:sz="0" w:space="0" w:color="auto"/>
        <w:bottom w:val="none" w:sz="0" w:space="0" w:color="auto"/>
        <w:right w:val="none" w:sz="0" w:space="0" w:color="auto"/>
      </w:divBdr>
    </w:div>
    <w:div w:id="1138259791">
      <w:bodyDiv w:val="1"/>
      <w:marLeft w:val="0"/>
      <w:marRight w:val="0"/>
      <w:marTop w:val="0"/>
      <w:marBottom w:val="0"/>
      <w:divBdr>
        <w:top w:val="none" w:sz="0" w:space="0" w:color="auto"/>
        <w:left w:val="none" w:sz="0" w:space="0" w:color="auto"/>
        <w:bottom w:val="none" w:sz="0" w:space="0" w:color="auto"/>
        <w:right w:val="none" w:sz="0" w:space="0" w:color="auto"/>
      </w:divBdr>
      <w:divsChild>
        <w:div w:id="2119063561">
          <w:marLeft w:val="480"/>
          <w:marRight w:val="0"/>
          <w:marTop w:val="0"/>
          <w:marBottom w:val="0"/>
          <w:divBdr>
            <w:top w:val="none" w:sz="0" w:space="0" w:color="auto"/>
            <w:left w:val="none" w:sz="0" w:space="0" w:color="auto"/>
            <w:bottom w:val="none" w:sz="0" w:space="0" w:color="auto"/>
            <w:right w:val="none" w:sz="0" w:space="0" w:color="auto"/>
          </w:divBdr>
        </w:div>
        <w:div w:id="782000968">
          <w:marLeft w:val="480"/>
          <w:marRight w:val="0"/>
          <w:marTop w:val="0"/>
          <w:marBottom w:val="0"/>
          <w:divBdr>
            <w:top w:val="none" w:sz="0" w:space="0" w:color="auto"/>
            <w:left w:val="none" w:sz="0" w:space="0" w:color="auto"/>
            <w:bottom w:val="none" w:sz="0" w:space="0" w:color="auto"/>
            <w:right w:val="none" w:sz="0" w:space="0" w:color="auto"/>
          </w:divBdr>
        </w:div>
        <w:div w:id="2142845249">
          <w:marLeft w:val="480"/>
          <w:marRight w:val="0"/>
          <w:marTop w:val="0"/>
          <w:marBottom w:val="0"/>
          <w:divBdr>
            <w:top w:val="none" w:sz="0" w:space="0" w:color="auto"/>
            <w:left w:val="none" w:sz="0" w:space="0" w:color="auto"/>
            <w:bottom w:val="none" w:sz="0" w:space="0" w:color="auto"/>
            <w:right w:val="none" w:sz="0" w:space="0" w:color="auto"/>
          </w:divBdr>
        </w:div>
        <w:div w:id="1269123057">
          <w:marLeft w:val="480"/>
          <w:marRight w:val="0"/>
          <w:marTop w:val="0"/>
          <w:marBottom w:val="0"/>
          <w:divBdr>
            <w:top w:val="none" w:sz="0" w:space="0" w:color="auto"/>
            <w:left w:val="none" w:sz="0" w:space="0" w:color="auto"/>
            <w:bottom w:val="none" w:sz="0" w:space="0" w:color="auto"/>
            <w:right w:val="none" w:sz="0" w:space="0" w:color="auto"/>
          </w:divBdr>
        </w:div>
        <w:div w:id="1735812030">
          <w:marLeft w:val="480"/>
          <w:marRight w:val="0"/>
          <w:marTop w:val="0"/>
          <w:marBottom w:val="0"/>
          <w:divBdr>
            <w:top w:val="none" w:sz="0" w:space="0" w:color="auto"/>
            <w:left w:val="none" w:sz="0" w:space="0" w:color="auto"/>
            <w:bottom w:val="none" w:sz="0" w:space="0" w:color="auto"/>
            <w:right w:val="none" w:sz="0" w:space="0" w:color="auto"/>
          </w:divBdr>
        </w:div>
        <w:div w:id="721488659">
          <w:marLeft w:val="480"/>
          <w:marRight w:val="0"/>
          <w:marTop w:val="0"/>
          <w:marBottom w:val="0"/>
          <w:divBdr>
            <w:top w:val="none" w:sz="0" w:space="0" w:color="auto"/>
            <w:left w:val="none" w:sz="0" w:space="0" w:color="auto"/>
            <w:bottom w:val="none" w:sz="0" w:space="0" w:color="auto"/>
            <w:right w:val="none" w:sz="0" w:space="0" w:color="auto"/>
          </w:divBdr>
        </w:div>
        <w:div w:id="1197278912">
          <w:marLeft w:val="480"/>
          <w:marRight w:val="0"/>
          <w:marTop w:val="0"/>
          <w:marBottom w:val="0"/>
          <w:divBdr>
            <w:top w:val="none" w:sz="0" w:space="0" w:color="auto"/>
            <w:left w:val="none" w:sz="0" w:space="0" w:color="auto"/>
            <w:bottom w:val="none" w:sz="0" w:space="0" w:color="auto"/>
            <w:right w:val="none" w:sz="0" w:space="0" w:color="auto"/>
          </w:divBdr>
        </w:div>
        <w:div w:id="297615858">
          <w:marLeft w:val="480"/>
          <w:marRight w:val="0"/>
          <w:marTop w:val="0"/>
          <w:marBottom w:val="0"/>
          <w:divBdr>
            <w:top w:val="none" w:sz="0" w:space="0" w:color="auto"/>
            <w:left w:val="none" w:sz="0" w:space="0" w:color="auto"/>
            <w:bottom w:val="none" w:sz="0" w:space="0" w:color="auto"/>
            <w:right w:val="none" w:sz="0" w:space="0" w:color="auto"/>
          </w:divBdr>
        </w:div>
        <w:div w:id="1178419850">
          <w:marLeft w:val="480"/>
          <w:marRight w:val="0"/>
          <w:marTop w:val="0"/>
          <w:marBottom w:val="0"/>
          <w:divBdr>
            <w:top w:val="none" w:sz="0" w:space="0" w:color="auto"/>
            <w:left w:val="none" w:sz="0" w:space="0" w:color="auto"/>
            <w:bottom w:val="none" w:sz="0" w:space="0" w:color="auto"/>
            <w:right w:val="none" w:sz="0" w:space="0" w:color="auto"/>
          </w:divBdr>
        </w:div>
        <w:div w:id="95639242">
          <w:marLeft w:val="480"/>
          <w:marRight w:val="0"/>
          <w:marTop w:val="0"/>
          <w:marBottom w:val="0"/>
          <w:divBdr>
            <w:top w:val="none" w:sz="0" w:space="0" w:color="auto"/>
            <w:left w:val="none" w:sz="0" w:space="0" w:color="auto"/>
            <w:bottom w:val="none" w:sz="0" w:space="0" w:color="auto"/>
            <w:right w:val="none" w:sz="0" w:space="0" w:color="auto"/>
          </w:divBdr>
        </w:div>
        <w:div w:id="1174147188">
          <w:marLeft w:val="480"/>
          <w:marRight w:val="0"/>
          <w:marTop w:val="0"/>
          <w:marBottom w:val="0"/>
          <w:divBdr>
            <w:top w:val="none" w:sz="0" w:space="0" w:color="auto"/>
            <w:left w:val="none" w:sz="0" w:space="0" w:color="auto"/>
            <w:bottom w:val="none" w:sz="0" w:space="0" w:color="auto"/>
            <w:right w:val="none" w:sz="0" w:space="0" w:color="auto"/>
          </w:divBdr>
        </w:div>
        <w:div w:id="1700620226">
          <w:marLeft w:val="480"/>
          <w:marRight w:val="0"/>
          <w:marTop w:val="0"/>
          <w:marBottom w:val="0"/>
          <w:divBdr>
            <w:top w:val="none" w:sz="0" w:space="0" w:color="auto"/>
            <w:left w:val="none" w:sz="0" w:space="0" w:color="auto"/>
            <w:bottom w:val="none" w:sz="0" w:space="0" w:color="auto"/>
            <w:right w:val="none" w:sz="0" w:space="0" w:color="auto"/>
          </w:divBdr>
        </w:div>
        <w:div w:id="1597517846">
          <w:marLeft w:val="480"/>
          <w:marRight w:val="0"/>
          <w:marTop w:val="0"/>
          <w:marBottom w:val="0"/>
          <w:divBdr>
            <w:top w:val="none" w:sz="0" w:space="0" w:color="auto"/>
            <w:left w:val="none" w:sz="0" w:space="0" w:color="auto"/>
            <w:bottom w:val="none" w:sz="0" w:space="0" w:color="auto"/>
            <w:right w:val="none" w:sz="0" w:space="0" w:color="auto"/>
          </w:divBdr>
        </w:div>
        <w:div w:id="1990554152">
          <w:marLeft w:val="480"/>
          <w:marRight w:val="0"/>
          <w:marTop w:val="0"/>
          <w:marBottom w:val="0"/>
          <w:divBdr>
            <w:top w:val="none" w:sz="0" w:space="0" w:color="auto"/>
            <w:left w:val="none" w:sz="0" w:space="0" w:color="auto"/>
            <w:bottom w:val="none" w:sz="0" w:space="0" w:color="auto"/>
            <w:right w:val="none" w:sz="0" w:space="0" w:color="auto"/>
          </w:divBdr>
        </w:div>
        <w:div w:id="486677864">
          <w:marLeft w:val="480"/>
          <w:marRight w:val="0"/>
          <w:marTop w:val="0"/>
          <w:marBottom w:val="0"/>
          <w:divBdr>
            <w:top w:val="none" w:sz="0" w:space="0" w:color="auto"/>
            <w:left w:val="none" w:sz="0" w:space="0" w:color="auto"/>
            <w:bottom w:val="none" w:sz="0" w:space="0" w:color="auto"/>
            <w:right w:val="none" w:sz="0" w:space="0" w:color="auto"/>
          </w:divBdr>
        </w:div>
        <w:div w:id="1418135620">
          <w:marLeft w:val="480"/>
          <w:marRight w:val="0"/>
          <w:marTop w:val="0"/>
          <w:marBottom w:val="0"/>
          <w:divBdr>
            <w:top w:val="none" w:sz="0" w:space="0" w:color="auto"/>
            <w:left w:val="none" w:sz="0" w:space="0" w:color="auto"/>
            <w:bottom w:val="none" w:sz="0" w:space="0" w:color="auto"/>
            <w:right w:val="none" w:sz="0" w:space="0" w:color="auto"/>
          </w:divBdr>
        </w:div>
        <w:div w:id="1822384218">
          <w:marLeft w:val="480"/>
          <w:marRight w:val="0"/>
          <w:marTop w:val="0"/>
          <w:marBottom w:val="0"/>
          <w:divBdr>
            <w:top w:val="none" w:sz="0" w:space="0" w:color="auto"/>
            <w:left w:val="none" w:sz="0" w:space="0" w:color="auto"/>
            <w:bottom w:val="none" w:sz="0" w:space="0" w:color="auto"/>
            <w:right w:val="none" w:sz="0" w:space="0" w:color="auto"/>
          </w:divBdr>
        </w:div>
        <w:div w:id="957682994">
          <w:marLeft w:val="480"/>
          <w:marRight w:val="0"/>
          <w:marTop w:val="0"/>
          <w:marBottom w:val="0"/>
          <w:divBdr>
            <w:top w:val="none" w:sz="0" w:space="0" w:color="auto"/>
            <w:left w:val="none" w:sz="0" w:space="0" w:color="auto"/>
            <w:bottom w:val="none" w:sz="0" w:space="0" w:color="auto"/>
            <w:right w:val="none" w:sz="0" w:space="0" w:color="auto"/>
          </w:divBdr>
        </w:div>
        <w:div w:id="519125879">
          <w:marLeft w:val="480"/>
          <w:marRight w:val="0"/>
          <w:marTop w:val="0"/>
          <w:marBottom w:val="0"/>
          <w:divBdr>
            <w:top w:val="none" w:sz="0" w:space="0" w:color="auto"/>
            <w:left w:val="none" w:sz="0" w:space="0" w:color="auto"/>
            <w:bottom w:val="none" w:sz="0" w:space="0" w:color="auto"/>
            <w:right w:val="none" w:sz="0" w:space="0" w:color="auto"/>
          </w:divBdr>
        </w:div>
        <w:div w:id="698892431">
          <w:marLeft w:val="480"/>
          <w:marRight w:val="0"/>
          <w:marTop w:val="0"/>
          <w:marBottom w:val="0"/>
          <w:divBdr>
            <w:top w:val="none" w:sz="0" w:space="0" w:color="auto"/>
            <w:left w:val="none" w:sz="0" w:space="0" w:color="auto"/>
            <w:bottom w:val="none" w:sz="0" w:space="0" w:color="auto"/>
            <w:right w:val="none" w:sz="0" w:space="0" w:color="auto"/>
          </w:divBdr>
        </w:div>
        <w:div w:id="875193196">
          <w:marLeft w:val="480"/>
          <w:marRight w:val="0"/>
          <w:marTop w:val="0"/>
          <w:marBottom w:val="0"/>
          <w:divBdr>
            <w:top w:val="none" w:sz="0" w:space="0" w:color="auto"/>
            <w:left w:val="none" w:sz="0" w:space="0" w:color="auto"/>
            <w:bottom w:val="none" w:sz="0" w:space="0" w:color="auto"/>
            <w:right w:val="none" w:sz="0" w:space="0" w:color="auto"/>
          </w:divBdr>
        </w:div>
      </w:divsChild>
    </w:div>
    <w:div w:id="1144618226">
      <w:bodyDiv w:val="1"/>
      <w:marLeft w:val="0"/>
      <w:marRight w:val="0"/>
      <w:marTop w:val="0"/>
      <w:marBottom w:val="0"/>
      <w:divBdr>
        <w:top w:val="none" w:sz="0" w:space="0" w:color="auto"/>
        <w:left w:val="none" w:sz="0" w:space="0" w:color="auto"/>
        <w:bottom w:val="none" w:sz="0" w:space="0" w:color="auto"/>
        <w:right w:val="none" w:sz="0" w:space="0" w:color="auto"/>
      </w:divBdr>
      <w:divsChild>
        <w:div w:id="1921519635">
          <w:marLeft w:val="480"/>
          <w:marRight w:val="0"/>
          <w:marTop w:val="0"/>
          <w:marBottom w:val="0"/>
          <w:divBdr>
            <w:top w:val="none" w:sz="0" w:space="0" w:color="auto"/>
            <w:left w:val="none" w:sz="0" w:space="0" w:color="auto"/>
            <w:bottom w:val="none" w:sz="0" w:space="0" w:color="auto"/>
            <w:right w:val="none" w:sz="0" w:space="0" w:color="auto"/>
          </w:divBdr>
        </w:div>
        <w:div w:id="17464138">
          <w:marLeft w:val="480"/>
          <w:marRight w:val="0"/>
          <w:marTop w:val="0"/>
          <w:marBottom w:val="0"/>
          <w:divBdr>
            <w:top w:val="none" w:sz="0" w:space="0" w:color="auto"/>
            <w:left w:val="none" w:sz="0" w:space="0" w:color="auto"/>
            <w:bottom w:val="none" w:sz="0" w:space="0" w:color="auto"/>
            <w:right w:val="none" w:sz="0" w:space="0" w:color="auto"/>
          </w:divBdr>
        </w:div>
        <w:div w:id="1603103706">
          <w:marLeft w:val="480"/>
          <w:marRight w:val="0"/>
          <w:marTop w:val="0"/>
          <w:marBottom w:val="0"/>
          <w:divBdr>
            <w:top w:val="none" w:sz="0" w:space="0" w:color="auto"/>
            <w:left w:val="none" w:sz="0" w:space="0" w:color="auto"/>
            <w:bottom w:val="none" w:sz="0" w:space="0" w:color="auto"/>
            <w:right w:val="none" w:sz="0" w:space="0" w:color="auto"/>
          </w:divBdr>
        </w:div>
        <w:div w:id="1782069158">
          <w:marLeft w:val="480"/>
          <w:marRight w:val="0"/>
          <w:marTop w:val="0"/>
          <w:marBottom w:val="0"/>
          <w:divBdr>
            <w:top w:val="none" w:sz="0" w:space="0" w:color="auto"/>
            <w:left w:val="none" w:sz="0" w:space="0" w:color="auto"/>
            <w:bottom w:val="none" w:sz="0" w:space="0" w:color="auto"/>
            <w:right w:val="none" w:sz="0" w:space="0" w:color="auto"/>
          </w:divBdr>
        </w:div>
        <w:div w:id="1533419589">
          <w:marLeft w:val="480"/>
          <w:marRight w:val="0"/>
          <w:marTop w:val="0"/>
          <w:marBottom w:val="0"/>
          <w:divBdr>
            <w:top w:val="none" w:sz="0" w:space="0" w:color="auto"/>
            <w:left w:val="none" w:sz="0" w:space="0" w:color="auto"/>
            <w:bottom w:val="none" w:sz="0" w:space="0" w:color="auto"/>
            <w:right w:val="none" w:sz="0" w:space="0" w:color="auto"/>
          </w:divBdr>
        </w:div>
        <w:div w:id="804547053">
          <w:marLeft w:val="480"/>
          <w:marRight w:val="0"/>
          <w:marTop w:val="0"/>
          <w:marBottom w:val="0"/>
          <w:divBdr>
            <w:top w:val="none" w:sz="0" w:space="0" w:color="auto"/>
            <w:left w:val="none" w:sz="0" w:space="0" w:color="auto"/>
            <w:bottom w:val="none" w:sz="0" w:space="0" w:color="auto"/>
            <w:right w:val="none" w:sz="0" w:space="0" w:color="auto"/>
          </w:divBdr>
        </w:div>
        <w:div w:id="995300538">
          <w:marLeft w:val="480"/>
          <w:marRight w:val="0"/>
          <w:marTop w:val="0"/>
          <w:marBottom w:val="0"/>
          <w:divBdr>
            <w:top w:val="none" w:sz="0" w:space="0" w:color="auto"/>
            <w:left w:val="none" w:sz="0" w:space="0" w:color="auto"/>
            <w:bottom w:val="none" w:sz="0" w:space="0" w:color="auto"/>
            <w:right w:val="none" w:sz="0" w:space="0" w:color="auto"/>
          </w:divBdr>
        </w:div>
        <w:div w:id="113259422">
          <w:marLeft w:val="480"/>
          <w:marRight w:val="0"/>
          <w:marTop w:val="0"/>
          <w:marBottom w:val="0"/>
          <w:divBdr>
            <w:top w:val="none" w:sz="0" w:space="0" w:color="auto"/>
            <w:left w:val="none" w:sz="0" w:space="0" w:color="auto"/>
            <w:bottom w:val="none" w:sz="0" w:space="0" w:color="auto"/>
            <w:right w:val="none" w:sz="0" w:space="0" w:color="auto"/>
          </w:divBdr>
        </w:div>
        <w:div w:id="619530242">
          <w:marLeft w:val="480"/>
          <w:marRight w:val="0"/>
          <w:marTop w:val="0"/>
          <w:marBottom w:val="0"/>
          <w:divBdr>
            <w:top w:val="none" w:sz="0" w:space="0" w:color="auto"/>
            <w:left w:val="none" w:sz="0" w:space="0" w:color="auto"/>
            <w:bottom w:val="none" w:sz="0" w:space="0" w:color="auto"/>
            <w:right w:val="none" w:sz="0" w:space="0" w:color="auto"/>
          </w:divBdr>
        </w:div>
        <w:div w:id="1669208399">
          <w:marLeft w:val="480"/>
          <w:marRight w:val="0"/>
          <w:marTop w:val="0"/>
          <w:marBottom w:val="0"/>
          <w:divBdr>
            <w:top w:val="none" w:sz="0" w:space="0" w:color="auto"/>
            <w:left w:val="none" w:sz="0" w:space="0" w:color="auto"/>
            <w:bottom w:val="none" w:sz="0" w:space="0" w:color="auto"/>
            <w:right w:val="none" w:sz="0" w:space="0" w:color="auto"/>
          </w:divBdr>
        </w:div>
        <w:div w:id="731393613">
          <w:marLeft w:val="480"/>
          <w:marRight w:val="0"/>
          <w:marTop w:val="0"/>
          <w:marBottom w:val="0"/>
          <w:divBdr>
            <w:top w:val="none" w:sz="0" w:space="0" w:color="auto"/>
            <w:left w:val="none" w:sz="0" w:space="0" w:color="auto"/>
            <w:bottom w:val="none" w:sz="0" w:space="0" w:color="auto"/>
            <w:right w:val="none" w:sz="0" w:space="0" w:color="auto"/>
          </w:divBdr>
        </w:div>
        <w:div w:id="724767052">
          <w:marLeft w:val="480"/>
          <w:marRight w:val="0"/>
          <w:marTop w:val="0"/>
          <w:marBottom w:val="0"/>
          <w:divBdr>
            <w:top w:val="none" w:sz="0" w:space="0" w:color="auto"/>
            <w:left w:val="none" w:sz="0" w:space="0" w:color="auto"/>
            <w:bottom w:val="none" w:sz="0" w:space="0" w:color="auto"/>
            <w:right w:val="none" w:sz="0" w:space="0" w:color="auto"/>
          </w:divBdr>
        </w:div>
        <w:div w:id="780034745">
          <w:marLeft w:val="480"/>
          <w:marRight w:val="0"/>
          <w:marTop w:val="0"/>
          <w:marBottom w:val="0"/>
          <w:divBdr>
            <w:top w:val="none" w:sz="0" w:space="0" w:color="auto"/>
            <w:left w:val="none" w:sz="0" w:space="0" w:color="auto"/>
            <w:bottom w:val="none" w:sz="0" w:space="0" w:color="auto"/>
            <w:right w:val="none" w:sz="0" w:space="0" w:color="auto"/>
          </w:divBdr>
        </w:div>
        <w:div w:id="363142611">
          <w:marLeft w:val="480"/>
          <w:marRight w:val="0"/>
          <w:marTop w:val="0"/>
          <w:marBottom w:val="0"/>
          <w:divBdr>
            <w:top w:val="none" w:sz="0" w:space="0" w:color="auto"/>
            <w:left w:val="none" w:sz="0" w:space="0" w:color="auto"/>
            <w:bottom w:val="none" w:sz="0" w:space="0" w:color="auto"/>
            <w:right w:val="none" w:sz="0" w:space="0" w:color="auto"/>
          </w:divBdr>
        </w:div>
        <w:div w:id="1120224836">
          <w:marLeft w:val="480"/>
          <w:marRight w:val="0"/>
          <w:marTop w:val="0"/>
          <w:marBottom w:val="0"/>
          <w:divBdr>
            <w:top w:val="none" w:sz="0" w:space="0" w:color="auto"/>
            <w:left w:val="none" w:sz="0" w:space="0" w:color="auto"/>
            <w:bottom w:val="none" w:sz="0" w:space="0" w:color="auto"/>
            <w:right w:val="none" w:sz="0" w:space="0" w:color="auto"/>
          </w:divBdr>
        </w:div>
      </w:divsChild>
    </w:div>
    <w:div w:id="1156606218">
      <w:bodyDiv w:val="1"/>
      <w:marLeft w:val="0"/>
      <w:marRight w:val="0"/>
      <w:marTop w:val="0"/>
      <w:marBottom w:val="0"/>
      <w:divBdr>
        <w:top w:val="none" w:sz="0" w:space="0" w:color="auto"/>
        <w:left w:val="none" w:sz="0" w:space="0" w:color="auto"/>
        <w:bottom w:val="none" w:sz="0" w:space="0" w:color="auto"/>
        <w:right w:val="none" w:sz="0" w:space="0" w:color="auto"/>
      </w:divBdr>
      <w:divsChild>
        <w:div w:id="973605007">
          <w:marLeft w:val="480"/>
          <w:marRight w:val="0"/>
          <w:marTop w:val="0"/>
          <w:marBottom w:val="0"/>
          <w:divBdr>
            <w:top w:val="none" w:sz="0" w:space="0" w:color="auto"/>
            <w:left w:val="none" w:sz="0" w:space="0" w:color="auto"/>
            <w:bottom w:val="none" w:sz="0" w:space="0" w:color="auto"/>
            <w:right w:val="none" w:sz="0" w:space="0" w:color="auto"/>
          </w:divBdr>
        </w:div>
        <w:div w:id="1267232111">
          <w:marLeft w:val="480"/>
          <w:marRight w:val="0"/>
          <w:marTop w:val="0"/>
          <w:marBottom w:val="0"/>
          <w:divBdr>
            <w:top w:val="none" w:sz="0" w:space="0" w:color="auto"/>
            <w:left w:val="none" w:sz="0" w:space="0" w:color="auto"/>
            <w:bottom w:val="none" w:sz="0" w:space="0" w:color="auto"/>
            <w:right w:val="none" w:sz="0" w:space="0" w:color="auto"/>
          </w:divBdr>
        </w:div>
        <w:div w:id="1259093696">
          <w:marLeft w:val="480"/>
          <w:marRight w:val="0"/>
          <w:marTop w:val="0"/>
          <w:marBottom w:val="0"/>
          <w:divBdr>
            <w:top w:val="none" w:sz="0" w:space="0" w:color="auto"/>
            <w:left w:val="none" w:sz="0" w:space="0" w:color="auto"/>
            <w:bottom w:val="none" w:sz="0" w:space="0" w:color="auto"/>
            <w:right w:val="none" w:sz="0" w:space="0" w:color="auto"/>
          </w:divBdr>
        </w:div>
        <w:div w:id="595211388">
          <w:marLeft w:val="480"/>
          <w:marRight w:val="0"/>
          <w:marTop w:val="0"/>
          <w:marBottom w:val="0"/>
          <w:divBdr>
            <w:top w:val="none" w:sz="0" w:space="0" w:color="auto"/>
            <w:left w:val="none" w:sz="0" w:space="0" w:color="auto"/>
            <w:bottom w:val="none" w:sz="0" w:space="0" w:color="auto"/>
            <w:right w:val="none" w:sz="0" w:space="0" w:color="auto"/>
          </w:divBdr>
        </w:div>
        <w:div w:id="812717521">
          <w:marLeft w:val="480"/>
          <w:marRight w:val="0"/>
          <w:marTop w:val="0"/>
          <w:marBottom w:val="0"/>
          <w:divBdr>
            <w:top w:val="none" w:sz="0" w:space="0" w:color="auto"/>
            <w:left w:val="none" w:sz="0" w:space="0" w:color="auto"/>
            <w:bottom w:val="none" w:sz="0" w:space="0" w:color="auto"/>
            <w:right w:val="none" w:sz="0" w:space="0" w:color="auto"/>
          </w:divBdr>
        </w:div>
        <w:div w:id="1648048276">
          <w:marLeft w:val="480"/>
          <w:marRight w:val="0"/>
          <w:marTop w:val="0"/>
          <w:marBottom w:val="0"/>
          <w:divBdr>
            <w:top w:val="none" w:sz="0" w:space="0" w:color="auto"/>
            <w:left w:val="none" w:sz="0" w:space="0" w:color="auto"/>
            <w:bottom w:val="none" w:sz="0" w:space="0" w:color="auto"/>
            <w:right w:val="none" w:sz="0" w:space="0" w:color="auto"/>
          </w:divBdr>
        </w:div>
        <w:div w:id="658462062">
          <w:marLeft w:val="480"/>
          <w:marRight w:val="0"/>
          <w:marTop w:val="0"/>
          <w:marBottom w:val="0"/>
          <w:divBdr>
            <w:top w:val="none" w:sz="0" w:space="0" w:color="auto"/>
            <w:left w:val="none" w:sz="0" w:space="0" w:color="auto"/>
            <w:bottom w:val="none" w:sz="0" w:space="0" w:color="auto"/>
            <w:right w:val="none" w:sz="0" w:space="0" w:color="auto"/>
          </w:divBdr>
        </w:div>
        <w:div w:id="41566894">
          <w:marLeft w:val="480"/>
          <w:marRight w:val="0"/>
          <w:marTop w:val="0"/>
          <w:marBottom w:val="0"/>
          <w:divBdr>
            <w:top w:val="none" w:sz="0" w:space="0" w:color="auto"/>
            <w:left w:val="none" w:sz="0" w:space="0" w:color="auto"/>
            <w:bottom w:val="none" w:sz="0" w:space="0" w:color="auto"/>
            <w:right w:val="none" w:sz="0" w:space="0" w:color="auto"/>
          </w:divBdr>
        </w:div>
        <w:div w:id="1788697087">
          <w:marLeft w:val="480"/>
          <w:marRight w:val="0"/>
          <w:marTop w:val="0"/>
          <w:marBottom w:val="0"/>
          <w:divBdr>
            <w:top w:val="none" w:sz="0" w:space="0" w:color="auto"/>
            <w:left w:val="none" w:sz="0" w:space="0" w:color="auto"/>
            <w:bottom w:val="none" w:sz="0" w:space="0" w:color="auto"/>
            <w:right w:val="none" w:sz="0" w:space="0" w:color="auto"/>
          </w:divBdr>
        </w:div>
        <w:div w:id="262954312">
          <w:marLeft w:val="480"/>
          <w:marRight w:val="0"/>
          <w:marTop w:val="0"/>
          <w:marBottom w:val="0"/>
          <w:divBdr>
            <w:top w:val="none" w:sz="0" w:space="0" w:color="auto"/>
            <w:left w:val="none" w:sz="0" w:space="0" w:color="auto"/>
            <w:bottom w:val="none" w:sz="0" w:space="0" w:color="auto"/>
            <w:right w:val="none" w:sz="0" w:space="0" w:color="auto"/>
          </w:divBdr>
        </w:div>
        <w:div w:id="1155418600">
          <w:marLeft w:val="480"/>
          <w:marRight w:val="0"/>
          <w:marTop w:val="0"/>
          <w:marBottom w:val="0"/>
          <w:divBdr>
            <w:top w:val="none" w:sz="0" w:space="0" w:color="auto"/>
            <w:left w:val="none" w:sz="0" w:space="0" w:color="auto"/>
            <w:bottom w:val="none" w:sz="0" w:space="0" w:color="auto"/>
            <w:right w:val="none" w:sz="0" w:space="0" w:color="auto"/>
          </w:divBdr>
        </w:div>
        <w:div w:id="1693605815">
          <w:marLeft w:val="480"/>
          <w:marRight w:val="0"/>
          <w:marTop w:val="0"/>
          <w:marBottom w:val="0"/>
          <w:divBdr>
            <w:top w:val="none" w:sz="0" w:space="0" w:color="auto"/>
            <w:left w:val="none" w:sz="0" w:space="0" w:color="auto"/>
            <w:bottom w:val="none" w:sz="0" w:space="0" w:color="auto"/>
            <w:right w:val="none" w:sz="0" w:space="0" w:color="auto"/>
          </w:divBdr>
        </w:div>
        <w:div w:id="222107150">
          <w:marLeft w:val="480"/>
          <w:marRight w:val="0"/>
          <w:marTop w:val="0"/>
          <w:marBottom w:val="0"/>
          <w:divBdr>
            <w:top w:val="none" w:sz="0" w:space="0" w:color="auto"/>
            <w:left w:val="none" w:sz="0" w:space="0" w:color="auto"/>
            <w:bottom w:val="none" w:sz="0" w:space="0" w:color="auto"/>
            <w:right w:val="none" w:sz="0" w:space="0" w:color="auto"/>
          </w:divBdr>
        </w:div>
        <w:div w:id="1518958758">
          <w:marLeft w:val="480"/>
          <w:marRight w:val="0"/>
          <w:marTop w:val="0"/>
          <w:marBottom w:val="0"/>
          <w:divBdr>
            <w:top w:val="none" w:sz="0" w:space="0" w:color="auto"/>
            <w:left w:val="none" w:sz="0" w:space="0" w:color="auto"/>
            <w:bottom w:val="none" w:sz="0" w:space="0" w:color="auto"/>
            <w:right w:val="none" w:sz="0" w:space="0" w:color="auto"/>
          </w:divBdr>
        </w:div>
        <w:div w:id="221259531">
          <w:marLeft w:val="480"/>
          <w:marRight w:val="0"/>
          <w:marTop w:val="0"/>
          <w:marBottom w:val="0"/>
          <w:divBdr>
            <w:top w:val="none" w:sz="0" w:space="0" w:color="auto"/>
            <w:left w:val="none" w:sz="0" w:space="0" w:color="auto"/>
            <w:bottom w:val="none" w:sz="0" w:space="0" w:color="auto"/>
            <w:right w:val="none" w:sz="0" w:space="0" w:color="auto"/>
          </w:divBdr>
        </w:div>
        <w:div w:id="2102682359">
          <w:marLeft w:val="480"/>
          <w:marRight w:val="0"/>
          <w:marTop w:val="0"/>
          <w:marBottom w:val="0"/>
          <w:divBdr>
            <w:top w:val="none" w:sz="0" w:space="0" w:color="auto"/>
            <w:left w:val="none" w:sz="0" w:space="0" w:color="auto"/>
            <w:bottom w:val="none" w:sz="0" w:space="0" w:color="auto"/>
            <w:right w:val="none" w:sz="0" w:space="0" w:color="auto"/>
          </w:divBdr>
        </w:div>
        <w:div w:id="1489442021">
          <w:marLeft w:val="480"/>
          <w:marRight w:val="0"/>
          <w:marTop w:val="0"/>
          <w:marBottom w:val="0"/>
          <w:divBdr>
            <w:top w:val="none" w:sz="0" w:space="0" w:color="auto"/>
            <w:left w:val="none" w:sz="0" w:space="0" w:color="auto"/>
            <w:bottom w:val="none" w:sz="0" w:space="0" w:color="auto"/>
            <w:right w:val="none" w:sz="0" w:space="0" w:color="auto"/>
          </w:divBdr>
        </w:div>
        <w:div w:id="863713250">
          <w:marLeft w:val="480"/>
          <w:marRight w:val="0"/>
          <w:marTop w:val="0"/>
          <w:marBottom w:val="0"/>
          <w:divBdr>
            <w:top w:val="none" w:sz="0" w:space="0" w:color="auto"/>
            <w:left w:val="none" w:sz="0" w:space="0" w:color="auto"/>
            <w:bottom w:val="none" w:sz="0" w:space="0" w:color="auto"/>
            <w:right w:val="none" w:sz="0" w:space="0" w:color="auto"/>
          </w:divBdr>
        </w:div>
        <w:div w:id="1615021887">
          <w:marLeft w:val="480"/>
          <w:marRight w:val="0"/>
          <w:marTop w:val="0"/>
          <w:marBottom w:val="0"/>
          <w:divBdr>
            <w:top w:val="none" w:sz="0" w:space="0" w:color="auto"/>
            <w:left w:val="none" w:sz="0" w:space="0" w:color="auto"/>
            <w:bottom w:val="none" w:sz="0" w:space="0" w:color="auto"/>
            <w:right w:val="none" w:sz="0" w:space="0" w:color="auto"/>
          </w:divBdr>
        </w:div>
        <w:div w:id="1794442248">
          <w:marLeft w:val="480"/>
          <w:marRight w:val="0"/>
          <w:marTop w:val="0"/>
          <w:marBottom w:val="0"/>
          <w:divBdr>
            <w:top w:val="none" w:sz="0" w:space="0" w:color="auto"/>
            <w:left w:val="none" w:sz="0" w:space="0" w:color="auto"/>
            <w:bottom w:val="none" w:sz="0" w:space="0" w:color="auto"/>
            <w:right w:val="none" w:sz="0" w:space="0" w:color="auto"/>
          </w:divBdr>
        </w:div>
        <w:div w:id="212696972">
          <w:marLeft w:val="480"/>
          <w:marRight w:val="0"/>
          <w:marTop w:val="0"/>
          <w:marBottom w:val="0"/>
          <w:divBdr>
            <w:top w:val="none" w:sz="0" w:space="0" w:color="auto"/>
            <w:left w:val="none" w:sz="0" w:space="0" w:color="auto"/>
            <w:bottom w:val="none" w:sz="0" w:space="0" w:color="auto"/>
            <w:right w:val="none" w:sz="0" w:space="0" w:color="auto"/>
          </w:divBdr>
        </w:div>
        <w:div w:id="45182045">
          <w:marLeft w:val="480"/>
          <w:marRight w:val="0"/>
          <w:marTop w:val="0"/>
          <w:marBottom w:val="0"/>
          <w:divBdr>
            <w:top w:val="none" w:sz="0" w:space="0" w:color="auto"/>
            <w:left w:val="none" w:sz="0" w:space="0" w:color="auto"/>
            <w:bottom w:val="none" w:sz="0" w:space="0" w:color="auto"/>
            <w:right w:val="none" w:sz="0" w:space="0" w:color="auto"/>
          </w:divBdr>
        </w:div>
        <w:div w:id="1514563134">
          <w:marLeft w:val="480"/>
          <w:marRight w:val="0"/>
          <w:marTop w:val="0"/>
          <w:marBottom w:val="0"/>
          <w:divBdr>
            <w:top w:val="none" w:sz="0" w:space="0" w:color="auto"/>
            <w:left w:val="none" w:sz="0" w:space="0" w:color="auto"/>
            <w:bottom w:val="none" w:sz="0" w:space="0" w:color="auto"/>
            <w:right w:val="none" w:sz="0" w:space="0" w:color="auto"/>
          </w:divBdr>
        </w:div>
        <w:div w:id="15667452">
          <w:marLeft w:val="480"/>
          <w:marRight w:val="0"/>
          <w:marTop w:val="0"/>
          <w:marBottom w:val="0"/>
          <w:divBdr>
            <w:top w:val="none" w:sz="0" w:space="0" w:color="auto"/>
            <w:left w:val="none" w:sz="0" w:space="0" w:color="auto"/>
            <w:bottom w:val="none" w:sz="0" w:space="0" w:color="auto"/>
            <w:right w:val="none" w:sz="0" w:space="0" w:color="auto"/>
          </w:divBdr>
        </w:div>
        <w:div w:id="1438676071">
          <w:marLeft w:val="480"/>
          <w:marRight w:val="0"/>
          <w:marTop w:val="0"/>
          <w:marBottom w:val="0"/>
          <w:divBdr>
            <w:top w:val="none" w:sz="0" w:space="0" w:color="auto"/>
            <w:left w:val="none" w:sz="0" w:space="0" w:color="auto"/>
            <w:bottom w:val="none" w:sz="0" w:space="0" w:color="auto"/>
            <w:right w:val="none" w:sz="0" w:space="0" w:color="auto"/>
          </w:divBdr>
        </w:div>
        <w:div w:id="414328871">
          <w:marLeft w:val="480"/>
          <w:marRight w:val="0"/>
          <w:marTop w:val="0"/>
          <w:marBottom w:val="0"/>
          <w:divBdr>
            <w:top w:val="none" w:sz="0" w:space="0" w:color="auto"/>
            <w:left w:val="none" w:sz="0" w:space="0" w:color="auto"/>
            <w:bottom w:val="none" w:sz="0" w:space="0" w:color="auto"/>
            <w:right w:val="none" w:sz="0" w:space="0" w:color="auto"/>
          </w:divBdr>
        </w:div>
      </w:divsChild>
    </w:div>
    <w:div w:id="1194999895">
      <w:bodyDiv w:val="1"/>
      <w:marLeft w:val="0"/>
      <w:marRight w:val="0"/>
      <w:marTop w:val="0"/>
      <w:marBottom w:val="0"/>
      <w:divBdr>
        <w:top w:val="none" w:sz="0" w:space="0" w:color="auto"/>
        <w:left w:val="none" w:sz="0" w:space="0" w:color="auto"/>
        <w:bottom w:val="none" w:sz="0" w:space="0" w:color="auto"/>
        <w:right w:val="none" w:sz="0" w:space="0" w:color="auto"/>
      </w:divBdr>
      <w:divsChild>
        <w:div w:id="1168911144">
          <w:marLeft w:val="480"/>
          <w:marRight w:val="0"/>
          <w:marTop w:val="0"/>
          <w:marBottom w:val="0"/>
          <w:divBdr>
            <w:top w:val="none" w:sz="0" w:space="0" w:color="auto"/>
            <w:left w:val="none" w:sz="0" w:space="0" w:color="auto"/>
            <w:bottom w:val="none" w:sz="0" w:space="0" w:color="auto"/>
            <w:right w:val="none" w:sz="0" w:space="0" w:color="auto"/>
          </w:divBdr>
        </w:div>
        <w:div w:id="795149039">
          <w:marLeft w:val="480"/>
          <w:marRight w:val="0"/>
          <w:marTop w:val="0"/>
          <w:marBottom w:val="0"/>
          <w:divBdr>
            <w:top w:val="none" w:sz="0" w:space="0" w:color="auto"/>
            <w:left w:val="none" w:sz="0" w:space="0" w:color="auto"/>
            <w:bottom w:val="none" w:sz="0" w:space="0" w:color="auto"/>
            <w:right w:val="none" w:sz="0" w:space="0" w:color="auto"/>
          </w:divBdr>
        </w:div>
        <w:div w:id="2753905">
          <w:marLeft w:val="480"/>
          <w:marRight w:val="0"/>
          <w:marTop w:val="0"/>
          <w:marBottom w:val="0"/>
          <w:divBdr>
            <w:top w:val="none" w:sz="0" w:space="0" w:color="auto"/>
            <w:left w:val="none" w:sz="0" w:space="0" w:color="auto"/>
            <w:bottom w:val="none" w:sz="0" w:space="0" w:color="auto"/>
            <w:right w:val="none" w:sz="0" w:space="0" w:color="auto"/>
          </w:divBdr>
        </w:div>
        <w:div w:id="2077164999">
          <w:marLeft w:val="480"/>
          <w:marRight w:val="0"/>
          <w:marTop w:val="0"/>
          <w:marBottom w:val="0"/>
          <w:divBdr>
            <w:top w:val="none" w:sz="0" w:space="0" w:color="auto"/>
            <w:left w:val="none" w:sz="0" w:space="0" w:color="auto"/>
            <w:bottom w:val="none" w:sz="0" w:space="0" w:color="auto"/>
            <w:right w:val="none" w:sz="0" w:space="0" w:color="auto"/>
          </w:divBdr>
        </w:div>
        <w:div w:id="1335887035">
          <w:marLeft w:val="480"/>
          <w:marRight w:val="0"/>
          <w:marTop w:val="0"/>
          <w:marBottom w:val="0"/>
          <w:divBdr>
            <w:top w:val="none" w:sz="0" w:space="0" w:color="auto"/>
            <w:left w:val="none" w:sz="0" w:space="0" w:color="auto"/>
            <w:bottom w:val="none" w:sz="0" w:space="0" w:color="auto"/>
            <w:right w:val="none" w:sz="0" w:space="0" w:color="auto"/>
          </w:divBdr>
        </w:div>
        <w:div w:id="2028211322">
          <w:marLeft w:val="480"/>
          <w:marRight w:val="0"/>
          <w:marTop w:val="0"/>
          <w:marBottom w:val="0"/>
          <w:divBdr>
            <w:top w:val="none" w:sz="0" w:space="0" w:color="auto"/>
            <w:left w:val="none" w:sz="0" w:space="0" w:color="auto"/>
            <w:bottom w:val="none" w:sz="0" w:space="0" w:color="auto"/>
            <w:right w:val="none" w:sz="0" w:space="0" w:color="auto"/>
          </w:divBdr>
        </w:div>
        <w:div w:id="844783688">
          <w:marLeft w:val="480"/>
          <w:marRight w:val="0"/>
          <w:marTop w:val="0"/>
          <w:marBottom w:val="0"/>
          <w:divBdr>
            <w:top w:val="none" w:sz="0" w:space="0" w:color="auto"/>
            <w:left w:val="none" w:sz="0" w:space="0" w:color="auto"/>
            <w:bottom w:val="none" w:sz="0" w:space="0" w:color="auto"/>
            <w:right w:val="none" w:sz="0" w:space="0" w:color="auto"/>
          </w:divBdr>
        </w:div>
        <w:div w:id="1173422832">
          <w:marLeft w:val="480"/>
          <w:marRight w:val="0"/>
          <w:marTop w:val="0"/>
          <w:marBottom w:val="0"/>
          <w:divBdr>
            <w:top w:val="none" w:sz="0" w:space="0" w:color="auto"/>
            <w:left w:val="none" w:sz="0" w:space="0" w:color="auto"/>
            <w:bottom w:val="none" w:sz="0" w:space="0" w:color="auto"/>
            <w:right w:val="none" w:sz="0" w:space="0" w:color="auto"/>
          </w:divBdr>
        </w:div>
        <w:div w:id="1297688280">
          <w:marLeft w:val="480"/>
          <w:marRight w:val="0"/>
          <w:marTop w:val="0"/>
          <w:marBottom w:val="0"/>
          <w:divBdr>
            <w:top w:val="none" w:sz="0" w:space="0" w:color="auto"/>
            <w:left w:val="none" w:sz="0" w:space="0" w:color="auto"/>
            <w:bottom w:val="none" w:sz="0" w:space="0" w:color="auto"/>
            <w:right w:val="none" w:sz="0" w:space="0" w:color="auto"/>
          </w:divBdr>
        </w:div>
        <w:div w:id="263415390">
          <w:marLeft w:val="480"/>
          <w:marRight w:val="0"/>
          <w:marTop w:val="0"/>
          <w:marBottom w:val="0"/>
          <w:divBdr>
            <w:top w:val="none" w:sz="0" w:space="0" w:color="auto"/>
            <w:left w:val="none" w:sz="0" w:space="0" w:color="auto"/>
            <w:bottom w:val="none" w:sz="0" w:space="0" w:color="auto"/>
            <w:right w:val="none" w:sz="0" w:space="0" w:color="auto"/>
          </w:divBdr>
        </w:div>
        <w:div w:id="1875267689">
          <w:marLeft w:val="480"/>
          <w:marRight w:val="0"/>
          <w:marTop w:val="0"/>
          <w:marBottom w:val="0"/>
          <w:divBdr>
            <w:top w:val="none" w:sz="0" w:space="0" w:color="auto"/>
            <w:left w:val="none" w:sz="0" w:space="0" w:color="auto"/>
            <w:bottom w:val="none" w:sz="0" w:space="0" w:color="auto"/>
            <w:right w:val="none" w:sz="0" w:space="0" w:color="auto"/>
          </w:divBdr>
        </w:div>
        <w:div w:id="1237472686">
          <w:marLeft w:val="480"/>
          <w:marRight w:val="0"/>
          <w:marTop w:val="0"/>
          <w:marBottom w:val="0"/>
          <w:divBdr>
            <w:top w:val="none" w:sz="0" w:space="0" w:color="auto"/>
            <w:left w:val="none" w:sz="0" w:space="0" w:color="auto"/>
            <w:bottom w:val="none" w:sz="0" w:space="0" w:color="auto"/>
            <w:right w:val="none" w:sz="0" w:space="0" w:color="auto"/>
          </w:divBdr>
        </w:div>
        <w:div w:id="1709603954">
          <w:marLeft w:val="480"/>
          <w:marRight w:val="0"/>
          <w:marTop w:val="0"/>
          <w:marBottom w:val="0"/>
          <w:divBdr>
            <w:top w:val="none" w:sz="0" w:space="0" w:color="auto"/>
            <w:left w:val="none" w:sz="0" w:space="0" w:color="auto"/>
            <w:bottom w:val="none" w:sz="0" w:space="0" w:color="auto"/>
            <w:right w:val="none" w:sz="0" w:space="0" w:color="auto"/>
          </w:divBdr>
        </w:div>
        <w:div w:id="477262282">
          <w:marLeft w:val="480"/>
          <w:marRight w:val="0"/>
          <w:marTop w:val="0"/>
          <w:marBottom w:val="0"/>
          <w:divBdr>
            <w:top w:val="none" w:sz="0" w:space="0" w:color="auto"/>
            <w:left w:val="none" w:sz="0" w:space="0" w:color="auto"/>
            <w:bottom w:val="none" w:sz="0" w:space="0" w:color="auto"/>
            <w:right w:val="none" w:sz="0" w:space="0" w:color="auto"/>
          </w:divBdr>
        </w:div>
        <w:div w:id="877353273">
          <w:marLeft w:val="480"/>
          <w:marRight w:val="0"/>
          <w:marTop w:val="0"/>
          <w:marBottom w:val="0"/>
          <w:divBdr>
            <w:top w:val="none" w:sz="0" w:space="0" w:color="auto"/>
            <w:left w:val="none" w:sz="0" w:space="0" w:color="auto"/>
            <w:bottom w:val="none" w:sz="0" w:space="0" w:color="auto"/>
            <w:right w:val="none" w:sz="0" w:space="0" w:color="auto"/>
          </w:divBdr>
        </w:div>
        <w:div w:id="1174955586">
          <w:marLeft w:val="480"/>
          <w:marRight w:val="0"/>
          <w:marTop w:val="0"/>
          <w:marBottom w:val="0"/>
          <w:divBdr>
            <w:top w:val="none" w:sz="0" w:space="0" w:color="auto"/>
            <w:left w:val="none" w:sz="0" w:space="0" w:color="auto"/>
            <w:bottom w:val="none" w:sz="0" w:space="0" w:color="auto"/>
            <w:right w:val="none" w:sz="0" w:space="0" w:color="auto"/>
          </w:divBdr>
        </w:div>
        <w:div w:id="533929632">
          <w:marLeft w:val="480"/>
          <w:marRight w:val="0"/>
          <w:marTop w:val="0"/>
          <w:marBottom w:val="0"/>
          <w:divBdr>
            <w:top w:val="none" w:sz="0" w:space="0" w:color="auto"/>
            <w:left w:val="none" w:sz="0" w:space="0" w:color="auto"/>
            <w:bottom w:val="none" w:sz="0" w:space="0" w:color="auto"/>
            <w:right w:val="none" w:sz="0" w:space="0" w:color="auto"/>
          </w:divBdr>
        </w:div>
        <w:div w:id="1385523304">
          <w:marLeft w:val="480"/>
          <w:marRight w:val="0"/>
          <w:marTop w:val="0"/>
          <w:marBottom w:val="0"/>
          <w:divBdr>
            <w:top w:val="none" w:sz="0" w:space="0" w:color="auto"/>
            <w:left w:val="none" w:sz="0" w:space="0" w:color="auto"/>
            <w:bottom w:val="none" w:sz="0" w:space="0" w:color="auto"/>
            <w:right w:val="none" w:sz="0" w:space="0" w:color="auto"/>
          </w:divBdr>
        </w:div>
        <w:div w:id="89278464">
          <w:marLeft w:val="480"/>
          <w:marRight w:val="0"/>
          <w:marTop w:val="0"/>
          <w:marBottom w:val="0"/>
          <w:divBdr>
            <w:top w:val="none" w:sz="0" w:space="0" w:color="auto"/>
            <w:left w:val="none" w:sz="0" w:space="0" w:color="auto"/>
            <w:bottom w:val="none" w:sz="0" w:space="0" w:color="auto"/>
            <w:right w:val="none" w:sz="0" w:space="0" w:color="auto"/>
          </w:divBdr>
        </w:div>
      </w:divsChild>
    </w:div>
    <w:div w:id="1205367711">
      <w:bodyDiv w:val="1"/>
      <w:marLeft w:val="0"/>
      <w:marRight w:val="0"/>
      <w:marTop w:val="0"/>
      <w:marBottom w:val="0"/>
      <w:divBdr>
        <w:top w:val="none" w:sz="0" w:space="0" w:color="auto"/>
        <w:left w:val="none" w:sz="0" w:space="0" w:color="auto"/>
        <w:bottom w:val="none" w:sz="0" w:space="0" w:color="auto"/>
        <w:right w:val="none" w:sz="0" w:space="0" w:color="auto"/>
      </w:divBdr>
      <w:divsChild>
        <w:div w:id="1408304396">
          <w:marLeft w:val="480"/>
          <w:marRight w:val="0"/>
          <w:marTop w:val="0"/>
          <w:marBottom w:val="0"/>
          <w:divBdr>
            <w:top w:val="none" w:sz="0" w:space="0" w:color="auto"/>
            <w:left w:val="none" w:sz="0" w:space="0" w:color="auto"/>
            <w:bottom w:val="none" w:sz="0" w:space="0" w:color="auto"/>
            <w:right w:val="none" w:sz="0" w:space="0" w:color="auto"/>
          </w:divBdr>
        </w:div>
        <w:div w:id="1781336548">
          <w:marLeft w:val="480"/>
          <w:marRight w:val="0"/>
          <w:marTop w:val="0"/>
          <w:marBottom w:val="0"/>
          <w:divBdr>
            <w:top w:val="none" w:sz="0" w:space="0" w:color="auto"/>
            <w:left w:val="none" w:sz="0" w:space="0" w:color="auto"/>
            <w:bottom w:val="none" w:sz="0" w:space="0" w:color="auto"/>
            <w:right w:val="none" w:sz="0" w:space="0" w:color="auto"/>
          </w:divBdr>
        </w:div>
        <w:div w:id="599221300">
          <w:marLeft w:val="480"/>
          <w:marRight w:val="0"/>
          <w:marTop w:val="0"/>
          <w:marBottom w:val="0"/>
          <w:divBdr>
            <w:top w:val="none" w:sz="0" w:space="0" w:color="auto"/>
            <w:left w:val="none" w:sz="0" w:space="0" w:color="auto"/>
            <w:bottom w:val="none" w:sz="0" w:space="0" w:color="auto"/>
            <w:right w:val="none" w:sz="0" w:space="0" w:color="auto"/>
          </w:divBdr>
        </w:div>
        <w:div w:id="382608259">
          <w:marLeft w:val="480"/>
          <w:marRight w:val="0"/>
          <w:marTop w:val="0"/>
          <w:marBottom w:val="0"/>
          <w:divBdr>
            <w:top w:val="none" w:sz="0" w:space="0" w:color="auto"/>
            <w:left w:val="none" w:sz="0" w:space="0" w:color="auto"/>
            <w:bottom w:val="none" w:sz="0" w:space="0" w:color="auto"/>
            <w:right w:val="none" w:sz="0" w:space="0" w:color="auto"/>
          </w:divBdr>
        </w:div>
        <w:div w:id="18553805">
          <w:marLeft w:val="480"/>
          <w:marRight w:val="0"/>
          <w:marTop w:val="0"/>
          <w:marBottom w:val="0"/>
          <w:divBdr>
            <w:top w:val="none" w:sz="0" w:space="0" w:color="auto"/>
            <w:left w:val="none" w:sz="0" w:space="0" w:color="auto"/>
            <w:bottom w:val="none" w:sz="0" w:space="0" w:color="auto"/>
            <w:right w:val="none" w:sz="0" w:space="0" w:color="auto"/>
          </w:divBdr>
        </w:div>
        <w:div w:id="1623731346">
          <w:marLeft w:val="480"/>
          <w:marRight w:val="0"/>
          <w:marTop w:val="0"/>
          <w:marBottom w:val="0"/>
          <w:divBdr>
            <w:top w:val="none" w:sz="0" w:space="0" w:color="auto"/>
            <w:left w:val="none" w:sz="0" w:space="0" w:color="auto"/>
            <w:bottom w:val="none" w:sz="0" w:space="0" w:color="auto"/>
            <w:right w:val="none" w:sz="0" w:space="0" w:color="auto"/>
          </w:divBdr>
        </w:div>
        <w:div w:id="2057314765">
          <w:marLeft w:val="480"/>
          <w:marRight w:val="0"/>
          <w:marTop w:val="0"/>
          <w:marBottom w:val="0"/>
          <w:divBdr>
            <w:top w:val="none" w:sz="0" w:space="0" w:color="auto"/>
            <w:left w:val="none" w:sz="0" w:space="0" w:color="auto"/>
            <w:bottom w:val="none" w:sz="0" w:space="0" w:color="auto"/>
            <w:right w:val="none" w:sz="0" w:space="0" w:color="auto"/>
          </w:divBdr>
        </w:div>
        <w:div w:id="2110464151">
          <w:marLeft w:val="480"/>
          <w:marRight w:val="0"/>
          <w:marTop w:val="0"/>
          <w:marBottom w:val="0"/>
          <w:divBdr>
            <w:top w:val="none" w:sz="0" w:space="0" w:color="auto"/>
            <w:left w:val="none" w:sz="0" w:space="0" w:color="auto"/>
            <w:bottom w:val="none" w:sz="0" w:space="0" w:color="auto"/>
            <w:right w:val="none" w:sz="0" w:space="0" w:color="auto"/>
          </w:divBdr>
        </w:div>
        <w:div w:id="270207704">
          <w:marLeft w:val="480"/>
          <w:marRight w:val="0"/>
          <w:marTop w:val="0"/>
          <w:marBottom w:val="0"/>
          <w:divBdr>
            <w:top w:val="none" w:sz="0" w:space="0" w:color="auto"/>
            <w:left w:val="none" w:sz="0" w:space="0" w:color="auto"/>
            <w:bottom w:val="none" w:sz="0" w:space="0" w:color="auto"/>
            <w:right w:val="none" w:sz="0" w:space="0" w:color="auto"/>
          </w:divBdr>
        </w:div>
        <w:div w:id="1719934413">
          <w:marLeft w:val="480"/>
          <w:marRight w:val="0"/>
          <w:marTop w:val="0"/>
          <w:marBottom w:val="0"/>
          <w:divBdr>
            <w:top w:val="none" w:sz="0" w:space="0" w:color="auto"/>
            <w:left w:val="none" w:sz="0" w:space="0" w:color="auto"/>
            <w:bottom w:val="none" w:sz="0" w:space="0" w:color="auto"/>
            <w:right w:val="none" w:sz="0" w:space="0" w:color="auto"/>
          </w:divBdr>
        </w:div>
        <w:div w:id="237402817">
          <w:marLeft w:val="480"/>
          <w:marRight w:val="0"/>
          <w:marTop w:val="0"/>
          <w:marBottom w:val="0"/>
          <w:divBdr>
            <w:top w:val="none" w:sz="0" w:space="0" w:color="auto"/>
            <w:left w:val="none" w:sz="0" w:space="0" w:color="auto"/>
            <w:bottom w:val="none" w:sz="0" w:space="0" w:color="auto"/>
            <w:right w:val="none" w:sz="0" w:space="0" w:color="auto"/>
          </w:divBdr>
        </w:div>
        <w:div w:id="1274434120">
          <w:marLeft w:val="480"/>
          <w:marRight w:val="0"/>
          <w:marTop w:val="0"/>
          <w:marBottom w:val="0"/>
          <w:divBdr>
            <w:top w:val="none" w:sz="0" w:space="0" w:color="auto"/>
            <w:left w:val="none" w:sz="0" w:space="0" w:color="auto"/>
            <w:bottom w:val="none" w:sz="0" w:space="0" w:color="auto"/>
            <w:right w:val="none" w:sz="0" w:space="0" w:color="auto"/>
          </w:divBdr>
        </w:div>
        <w:div w:id="1323344">
          <w:marLeft w:val="480"/>
          <w:marRight w:val="0"/>
          <w:marTop w:val="0"/>
          <w:marBottom w:val="0"/>
          <w:divBdr>
            <w:top w:val="none" w:sz="0" w:space="0" w:color="auto"/>
            <w:left w:val="none" w:sz="0" w:space="0" w:color="auto"/>
            <w:bottom w:val="none" w:sz="0" w:space="0" w:color="auto"/>
            <w:right w:val="none" w:sz="0" w:space="0" w:color="auto"/>
          </w:divBdr>
        </w:div>
        <w:div w:id="330372068">
          <w:marLeft w:val="480"/>
          <w:marRight w:val="0"/>
          <w:marTop w:val="0"/>
          <w:marBottom w:val="0"/>
          <w:divBdr>
            <w:top w:val="none" w:sz="0" w:space="0" w:color="auto"/>
            <w:left w:val="none" w:sz="0" w:space="0" w:color="auto"/>
            <w:bottom w:val="none" w:sz="0" w:space="0" w:color="auto"/>
            <w:right w:val="none" w:sz="0" w:space="0" w:color="auto"/>
          </w:divBdr>
        </w:div>
        <w:div w:id="1878856770">
          <w:marLeft w:val="480"/>
          <w:marRight w:val="0"/>
          <w:marTop w:val="0"/>
          <w:marBottom w:val="0"/>
          <w:divBdr>
            <w:top w:val="none" w:sz="0" w:space="0" w:color="auto"/>
            <w:left w:val="none" w:sz="0" w:space="0" w:color="auto"/>
            <w:bottom w:val="none" w:sz="0" w:space="0" w:color="auto"/>
            <w:right w:val="none" w:sz="0" w:space="0" w:color="auto"/>
          </w:divBdr>
        </w:div>
        <w:div w:id="1137409371">
          <w:marLeft w:val="480"/>
          <w:marRight w:val="0"/>
          <w:marTop w:val="0"/>
          <w:marBottom w:val="0"/>
          <w:divBdr>
            <w:top w:val="none" w:sz="0" w:space="0" w:color="auto"/>
            <w:left w:val="none" w:sz="0" w:space="0" w:color="auto"/>
            <w:bottom w:val="none" w:sz="0" w:space="0" w:color="auto"/>
            <w:right w:val="none" w:sz="0" w:space="0" w:color="auto"/>
          </w:divBdr>
        </w:div>
        <w:div w:id="900289459">
          <w:marLeft w:val="480"/>
          <w:marRight w:val="0"/>
          <w:marTop w:val="0"/>
          <w:marBottom w:val="0"/>
          <w:divBdr>
            <w:top w:val="none" w:sz="0" w:space="0" w:color="auto"/>
            <w:left w:val="none" w:sz="0" w:space="0" w:color="auto"/>
            <w:bottom w:val="none" w:sz="0" w:space="0" w:color="auto"/>
            <w:right w:val="none" w:sz="0" w:space="0" w:color="auto"/>
          </w:divBdr>
        </w:div>
        <w:div w:id="1171723751">
          <w:marLeft w:val="480"/>
          <w:marRight w:val="0"/>
          <w:marTop w:val="0"/>
          <w:marBottom w:val="0"/>
          <w:divBdr>
            <w:top w:val="none" w:sz="0" w:space="0" w:color="auto"/>
            <w:left w:val="none" w:sz="0" w:space="0" w:color="auto"/>
            <w:bottom w:val="none" w:sz="0" w:space="0" w:color="auto"/>
            <w:right w:val="none" w:sz="0" w:space="0" w:color="auto"/>
          </w:divBdr>
        </w:div>
        <w:div w:id="1641838901">
          <w:marLeft w:val="480"/>
          <w:marRight w:val="0"/>
          <w:marTop w:val="0"/>
          <w:marBottom w:val="0"/>
          <w:divBdr>
            <w:top w:val="none" w:sz="0" w:space="0" w:color="auto"/>
            <w:left w:val="none" w:sz="0" w:space="0" w:color="auto"/>
            <w:bottom w:val="none" w:sz="0" w:space="0" w:color="auto"/>
            <w:right w:val="none" w:sz="0" w:space="0" w:color="auto"/>
          </w:divBdr>
        </w:div>
        <w:div w:id="1268080829">
          <w:marLeft w:val="480"/>
          <w:marRight w:val="0"/>
          <w:marTop w:val="0"/>
          <w:marBottom w:val="0"/>
          <w:divBdr>
            <w:top w:val="none" w:sz="0" w:space="0" w:color="auto"/>
            <w:left w:val="none" w:sz="0" w:space="0" w:color="auto"/>
            <w:bottom w:val="none" w:sz="0" w:space="0" w:color="auto"/>
            <w:right w:val="none" w:sz="0" w:space="0" w:color="auto"/>
          </w:divBdr>
        </w:div>
        <w:div w:id="543250156">
          <w:marLeft w:val="480"/>
          <w:marRight w:val="0"/>
          <w:marTop w:val="0"/>
          <w:marBottom w:val="0"/>
          <w:divBdr>
            <w:top w:val="none" w:sz="0" w:space="0" w:color="auto"/>
            <w:left w:val="none" w:sz="0" w:space="0" w:color="auto"/>
            <w:bottom w:val="none" w:sz="0" w:space="0" w:color="auto"/>
            <w:right w:val="none" w:sz="0" w:space="0" w:color="auto"/>
          </w:divBdr>
        </w:div>
        <w:div w:id="1263995957">
          <w:marLeft w:val="480"/>
          <w:marRight w:val="0"/>
          <w:marTop w:val="0"/>
          <w:marBottom w:val="0"/>
          <w:divBdr>
            <w:top w:val="none" w:sz="0" w:space="0" w:color="auto"/>
            <w:left w:val="none" w:sz="0" w:space="0" w:color="auto"/>
            <w:bottom w:val="none" w:sz="0" w:space="0" w:color="auto"/>
            <w:right w:val="none" w:sz="0" w:space="0" w:color="auto"/>
          </w:divBdr>
        </w:div>
        <w:div w:id="239952926">
          <w:marLeft w:val="480"/>
          <w:marRight w:val="0"/>
          <w:marTop w:val="0"/>
          <w:marBottom w:val="0"/>
          <w:divBdr>
            <w:top w:val="none" w:sz="0" w:space="0" w:color="auto"/>
            <w:left w:val="none" w:sz="0" w:space="0" w:color="auto"/>
            <w:bottom w:val="none" w:sz="0" w:space="0" w:color="auto"/>
            <w:right w:val="none" w:sz="0" w:space="0" w:color="auto"/>
          </w:divBdr>
        </w:div>
        <w:div w:id="456683890">
          <w:marLeft w:val="480"/>
          <w:marRight w:val="0"/>
          <w:marTop w:val="0"/>
          <w:marBottom w:val="0"/>
          <w:divBdr>
            <w:top w:val="none" w:sz="0" w:space="0" w:color="auto"/>
            <w:left w:val="none" w:sz="0" w:space="0" w:color="auto"/>
            <w:bottom w:val="none" w:sz="0" w:space="0" w:color="auto"/>
            <w:right w:val="none" w:sz="0" w:space="0" w:color="auto"/>
          </w:divBdr>
        </w:div>
        <w:div w:id="1899053025">
          <w:marLeft w:val="480"/>
          <w:marRight w:val="0"/>
          <w:marTop w:val="0"/>
          <w:marBottom w:val="0"/>
          <w:divBdr>
            <w:top w:val="none" w:sz="0" w:space="0" w:color="auto"/>
            <w:left w:val="none" w:sz="0" w:space="0" w:color="auto"/>
            <w:bottom w:val="none" w:sz="0" w:space="0" w:color="auto"/>
            <w:right w:val="none" w:sz="0" w:space="0" w:color="auto"/>
          </w:divBdr>
        </w:div>
      </w:divsChild>
    </w:div>
    <w:div w:id="1214124680">
      <w:bodyDiv w:val="1"/>
      <w:marLeft w:val="0"/>
      <w:marRight w:val="0"/>
      <w:marTop w:val="0"/>
      <w:marBottom w:val="0"/>
      <w:divBdr>
        <w:top w:val="none" w:sz="0" w:space="0" w:color="auto"/>
        <w:left w:val="none" w:sz="0" w:space="0" w:color="auto"/>
        <w:bottom w:val="none" w:sz="0" w:space="0" w:color="auto"/>
        <w:right w:val="none" w:sz="0" w:space="0" w:color="auto"/>
      </w:divBdr>
      <w:divsChild>
        <w:div w:id="788668332">
          <w:marLeft w:val="480"/>
          <w:marRight w:val="0"/>
          <w:marTop w:val="0"/>
          <w:marBottom w:val="0"/>
          <w:divBdr>
            <w:top w:val="none" w:sz="0" w:space="0" w:color="auto"/>
            <w:left w:val="none" w:sz="0" w:space="0" w:color="auto"/>
            <w:bottom w:val="none" w:sz="0" w:space="0" w:color="auto"/>
            <w:right w:val="none" w:sz="0" w:space="0" w:color="auto"/>
          </w:divBdr>
        </w:div>
        <w:div w:id="1845435741">
          <w:marLeft w:val="480"/>
          <w:marRight w:val="0"/>
          <w:marTop w:val="0"/>
          <w:marBottom w:val="0"/>
          <w:divBdr>
            <w:top w:val="none" w:sz="0" w:space="0" w:color="auto"/>
            <w:left w:val="none" w:sz="0" w:space="0" w:color="auto"/>
            <w:bottom w:val="none" w:sz="0" w:space="0" w:color="auto"/>
            <w:right w:val="none" w:sz="0" w:space="0" w:color="auto"/>
          </w:divBdr>
        </w:div>
        <w:div w:id="242108117">
          <w:marLeft w:val="480"/>
          <w:marRight w:val="0"/>
          <w:marTop w:val="0"/>
          <w:marBottom w:val="0"/>
          <w:divBdr>
            <w:top w:val="none" w:sz="0" w:space="0" w:color="auto"/>
            <w:left w:val="none" w:sz="0" w:space="0" w:color="auto"/>
            <w:bottom w:val="none" w:sz="0" w:space="0" w:color="auto"/>
            <w:right w:val="none" w:sz="0" w:space="0" w:color="auto"/>
          </w:divBdr>
        </w:div>
        <w:div w:id="1860436524">
          <w:marLeft w:val="480"/>
          <w:marRight w:val="0"/>
          <w:marTop w:val="0"/>
          <w:marBottom w:val="0"/>
          <w:divBdr>
            <w:top w:val="none" w:sz="0" w:space="0" w:color="auto"/>
            <w:left w:val="none" w:sz="0" w:space="0" w:color="auto"/>
            <w:bottom w:val="none" w:sz="0" w:space="0" w:color="auto"/>
            <w:right w:val="none" w:sz="0" w:space="0" w:color="auto"/>
          </w:divBdr>
        </w:div>
        <w:div w:id="603611769">
          <w:marLeft w:val="480"/>
          <w:marRight w:val="0"/>
          <w:marTop w:val="0"/>
          <w:marBottom w:val="0"/>
          <w:divBdr>
            <w:top w:val="none" w:sz="0" w:space="0" w:color="auto"/>
            <w:left w:val="none" w:sz="0" w:space="0" w:color="auto"/>
            <w:bottom w:val="none" w:sz="0" w:space="0" w:color="auto"/>
            <w:right w:val="none" w:sz="0" w:space="0" w:color="auto"/>
          </w:divBdr>
        </w:div>
        <w:div w:id="1692948599">
          <w:marLeft w:val="480"/>
          <w:marRight w:val="0"/>
          <w:marTop w:val="0"/>
          <w:marBottom w:val="0"/>
          <w:divBdr>
            <w:top w:val="none" w:sz="0" w:space="0" w:color="auto"/>
            <w:left w:val="none" w:sz="0" w:space="0" w:color="auto"/>
            <w:bottom w:val="none" w:sz="0" w:space="0" w:color="auto"/>
            <w:right w:val="none" w:sz="0" w:space="0" w:color="auto"/>
          </w:divBdr>
        </w:div>
        <w:div w:id="1126780073">
          <w:marLeft w:val="480"/>
          <w:marRight w:val="0"/>
          <w:marTop w:val="0"/>
          <w:marBottom w:val="0"/>
          <w:divBdr>
            <w:top w:val="none" w:sz="0" w:space="0" w:color="auto"/>
            <w:left w:val="none" w:sz="0" w:space="0" w:color="auto"/>
            <w:bottom w:val="none" w:sz="0" w:space="0" w:color="auto"/>
            <w:right w:val="none" w:sz="0" w:space="0" w:color="auto"/>
          </w:divBdr>
        </w:div>
        <w:div w:id="490755589">
          <w:marLeft w:val="480"/>
          <w:marRight w:val="0"/>
          <w:marTop w:val="0"/>
          <w:marBottom w:val="0"/>
          <w:divBdr>
            <w:top w:val="none" w:sz="0" w:space="0" w:color="auto"/>
            <w:left w:val="none" w:sz="0" w:space="0" w:color="auto"/>
            <w:bottom w:val="none" w:sz="0" w:space="0" w:color="auto"/>
            <w:right w:val="none" w:sz="0" w:space="0" w:color="auto"/>
          </w:divBdr>
        </w:div>
      </w:divsChild>
    </w:div>
    <w:div w:id="1232354054">
      <w:bodyDiv w:val="1"/>
      <w:marLeft w:val="0"/>
      <w:marRight w:val="0"/>
      <w:marTop w:val="0"/>
      <w:marBottom w:val="0"/>
      <w:divBdr>
        <w:top w:val="none" w:sz="0" w:space="0" w:color="auto"/>
        <w:left w:val="none" w:sz="0" w:space="0" w:color="auto"/>
        <w:bottom w:val="none" w:sz="0" w:space="0" w:color="auto"/>
        <w:right w:val="none" w:sz="0" w:space="0" w:color="auto"/>
      </w:divBdr>
      <w:divsChild>
        <w:div w:id="487598779">
          <w:marLeft w:val="480"/>
          <w:marRight w:val="0"/>
          <w:marTop w:val="0"/>
          <w:marBottom w:val="0"/>
          <w:divBdr>
            <w:top w:val="none" w:sz="0" w:space="0" w:color="auto"/>
            <w:left w:val="none" w:sz="0" w:space="0" w:color="auto"/>
            <w:bottom w:val="none" w:sz="0" w:space="0" w:color="auto"/>
            <w:right w:val="none" w:sz="0" w:space="0" w:color="auto"/>
          </w:divBdr>
        </w:div>
        <w:div w:id="475073660">
          <w:marLeft w:val="480"/>
          <w:marRight w:val="0"/>
          <w:marTop w:val="0"/>
          <w:marBottom w:val="0"/>
          <w:divBdr>
            <w:top w:val="none" w:sz="0" w:space="0" w:color="auto"/>
            <w:left w:val="none" w:sz="0" w:space="0" w:color="auto"/>
            <w:bottom w:val="none" w:sz="0" w:space="0" w:color="auto"/>
            <w:right w:val="none" w:sz="0" w:space="0" w:color="auto"/>
          </w:divBdr>
        </w:div>
        <w:div w:id="2084794400">
          <w:marLeft w:val="480"/>
          <w:marRight w:val="0"/>
          <w:marTop w:val="0"/>
          <w:marBottom w:val="0"/>
          <w:divBdr>
            <w:top w:val="none" w:sz="0" w:space="0" w:color="auto"/>
            <w:left w:val="none" w:sz="0" w:space="0" w:color="auto"/>
            <w:bottom w:val="none" w:sz="0" w:space="0" w:color="auto"/>
            <w:right w:val="none" w:sz="0" w:space="0" w:color="auto"/>
          </w:divBdr>
        </w:div>
        <w:div w:id="1425416434">
          <w:marLeft w:val="480"/>
          <w:marRight w:val="0"/>
          <w:marTop w:val="0"/>
          <w:marBottom w:val="0"/>
          <w:divBdr>
            <w:top w:val="none" w:sz="0" w:space="0" w:color="auto"/>
            <w:left w:val="none" w:sz="0" w:space="0" w:color="auto"/>
            <w:bottom w:val="none" w:sz="0" w:space="0" w:color="auto"/>
            <w:right w:val="none" w:sz="0" w:space="0" w:color="auto"/>
          </w:divBdr>
        </w:div>
        <w:div w:id="210849128">
          <w:marLeft w:val="480"/>
          <w:marRight w:val="0"/>
          <w:marTop w:val="0"/>
          <w:marBottom w:val="0"/>
          <w:divBdr>
            <w:top w:val="none" w:sz="0" w:space="0" w:color="auto"/>
            <w:left w:val="none" w:sz="0" w:space="0" w:color="auto"/>
            <w:bottom w:val="none" w:sz="0" w:space="0" w:color="auto"/>
            <w:right w:val="none" w:sz="0" w:space="0" w:color="auto"/>
          </w:divBdr>
        </w:div>
      </w:divsChild>
    </w:div>
    <w:div w:id="1257056710">
      <w:bodyDiv w:val="1"/>
      <w:marLeft w:val="0"/>
      <w:marRight w:val="0"/>
      <w:marTop w:val="0"/>
      <w:marBottom w:val="0"/>
      <w:divBdr>
        <w:top w:val="none" w:sz="0" w:space="0" w:color="auto"/>
        <w:left w:val="none" w:sz="0" w:space="0" w:color="auto"/>
        <w:bottom w:val="none" w:sz="0" w:space="0" w:color="auto"/>
        <w:right w:val="none" w:sz="0" w:space="0" w:color="auto"/>
      </w:divBdr>
    </w:div>
    <w:div w:id="1274171359">
      <w:bodyDiv w:val="1"/>
      <w:marLeft w:val="0"/>
      <w:marRight w:val="0"/>
      <w:marTop w:val="0"/>
      <w:marBottom w:val="0"/>
      <w:divBdr>
        <w:top w:val="none" w:sz="0" w:space="0" w:color="auto"/>
        <w:left w:val="none" w:sz="0" w:space="0" w:color="auto"/>
        <w:bottom w:val="none" w:sz="0" w:space="0" w:color="auto"/>
        <w:right w:val="none" w:sz="0" w:space="0" w:color="auto"/>
      </w:divBdr>
    </w:div>
    <w:div w:id="1307592291">
      <w:bodyDiv w:val="1"/>
      <w:marLeft w:val="0"/>
      <w:marRight w:val="0"/>
      <w:marTop w:val="0"/>
      <w:marBottom w:val="0"/>
      <w:divBdr>
        <w:top w:val="none" w:sz="0" w:space="0" w:color="auto"/>
        <w:left w:val="none" w:sz="0" w:space="0" w:color="auto"/>
        <w:bottom w:val="none" w:sz="0" w:space="0" w:color="auto"/>
        <w:right w:val="none" w:sz="0" w:space="0" w:color="auto"/>
      </w:divBdr>
    </w:div>
    <w:div w:id="1314679629">
      <w:bodyDiv w:val="1"/>
      <w:marLeft w:val="0"/>
      <w:marRight w:val="0"/>
      <w:marTop w:val="0"/>
      <w:marBottom w:val="0"/>
      <w:divBdr>
        <w:top w:val="none" w:sz="0" w:space="0" w:color="auto"/>
        <w:left w:val="none" w:sz="0" w:space="0" w:color="auto"/>
        <w:bottom w:val="none" w:sz="0" w:space="0" w:color="auto"/>
        <w:right w:val="none" w:sz="0" w:space="0" w:color="auto"/>
      </w:divBdr>
    </w:div>
    <w:div w:id="1315186695">
      <w:bodyDiv w:val="1"/>
      <w:marLeft w:val="0"/>
      <w:marRight w:val="0"/>
      <w:marTop w:val="0"/>
      <w:marBottom w:val="0"/>
      <w:divBdr>
        <w:top w:val="none" w:sz="0" w:space="0" w:color="auto"/>
        <w:left w:val="none" w:sz="0" w:space="0" w:color="auto"/>
        <w:bottom w:val="none" w:sz="0" w:space="0" w:color="auto"/>
        <w:right w:val="none" w:sz="0" w:space="0" w:color="auto"/>
      </w:divBdr>
      <w:divsChild>
        <w:div w:id="26758157">
          <w:marLeft w:val="480"/>
          <w:marRight w:val="0"/>
          <w:marTop w:val="0"/>
          <w:marBottom w:val="0"/>
          <w:divBdr>
            <w:top w:val="none" w:sz="0" w:space="0" w:color="auto"/>
            <w:left w:val="none" w:sz="0" w:space="0" w:color="auto"/>
            <w:bottom w:val="none" w:sz="0" w:space="0" w:color="auto"/>
            <w:right w:val="none" w:sz="0" w:space="0" w:color="auto"/>
          </w:divBdr>
        </w:div>
        <w:div w:id="1440099714">
          <w:marLeft w:val="480"/>
          <w:marRight w:val="0"/>
          <w:marTop w:val="0"/>
          <w:marBottom w:val="0"/>
          <w:divBdr>
            <w:top w:val="none" w:sz="0" w:space="0" w:color="auto"/>
            <w:left w:val="none" w:sz="0" w:space="0" w:color="auto"/>
            <w:bottom w:val="none" w:sz="0" w:space="0" w:color="auto"/>
            <w:right w:val="none" w:sz="0" w:space="0" w:color="auto"/>
          </w:divBdr>
        </w:div>
        <w:div w:id="969632019">
          <w:marLeft w:val="480"/>
          <w:marRight w:val="0"/>
          <w:marTop w:val="0"/>
          <w:marBottom w:val="0"/>
          <w:divBdr>
            <w:top w:val="none" w:sz="0" w:space="0" w:color="auto"/>
            <w:left w:val="none" w:sz="0" w:space="0" w:color="auto"/>
            <w:bottom w:val="none" w:sz="0" w:space="0" w:color="auto"/>
            <w:right w:val="none" w:sz="0" w:space="0" w:color="auto"/>
          </w:divBdr>
        </w:div>
        <w:div w:id="1190265363">
          <w:marLeft w:val="480"/>
          <w:marRight w:val="0"/>
          <w:marTop w:val="0"/>
          <w:marBottom w:val="0"/>
          <w:divBdr>
            <w:top w:val="none" w:sz="0" w:space="0" w:color="auto"/>
            <w:left w:val="none" w:sz="0" w:space="0" w:color="auto"/>
            <w:bottom w:val="none" w:sz="0" w:space="0" w:color="auto"/>
            <w:right w:val="none" w:sz="0" w:space="0" w:color="auto"/>
          </w:divBdr>
        </w:div>
        <w:div w:id="2084643181">
          <w:marLeft w:val="480"/>
          <w:marRight w:val="0"/>
          <w:marTop w:val="0"/>
          <w:marBottom w:val="0"/>
          <w:divBdr>
            <w:top w:val="none" w:sz="0" w:space="0" w:color="auto"/>
            <w:left w:val="none" w:sz="0" w:space="0" w:color="auto"/>
            <w:bottom w:val="none" w:sz="0" w:space="0" w:color="auto"/>
            <w:right w:val="none" w:sz="0" w:space="0" w:color="auto"/>
          </w:divBdr>
        </w:div>
        <w:div w:id="326439463">
          <w:marLeft w:val="480"/>
          <w:marRight w:val="0"/>
          <w:marTop w:val="0"/>
          <w:marBottom w:val="0"/>
          <w:divBdr>
            <w:top w:val="none" w:sz="0" w:space="0" w:color="auto"/>
            <w:left w:val="none" w:sz="0" w:space="0" w:color="auto"/>
            <w:bottom w:val="none" w:sz="0" w:space="0" w:color="auto"/>
            <w:right w:val="none" w:sz="0" w:space="0" w:color="auto"/>
          </w:divBdr>
        </w:div>
        <w:div w:id="151915381">
          <w:marLeft w:val="480"/>
          <w:marRight w:val="0"/>
          <w:marTop w:val="0"/>
          <w:marBottom w:val="0"/>
          <w:divBdr>
            <w:top w:val="none" w:sz="0" w:space="0" w:color="auto"/>
            <w:left w:val="none" w:sz="0" w:space="0" w:color="auto"/>
            <w:bottom w:val="none" w:sz="0" w:space="0" w:color="auto"/>
            <w:right w:val="none" w:sz="0" w:space="0" w:color="auto"/>
          </w:divBdr>
        </w:div>
        <w:div w:id="769281883">
          <w:marLeft w:val="480"/>
          <w:marRight w:val="0"/>
          <w:marTop w:val="0"/>
          <w:marBottom w:val="0"/>
          <w:divBdr>
            <w:top w:val="none" w:sz="0" w:space="0" w:color="auto"/>
            <w:left w:val="none" w:sz="0" w:space="0" w:color="auto"/>
            <w:bottom w:val="none" w:sz="0" w:space="0" w:color="auto"/>
            <w:right w:val="none" w:sz="0" w:space="0" w:color="auto"/>
          </w:divBdr>
        </w:div>
        <w:div w:id="718171877">
          <w:marLeft w:val="480"/>
          <w:marRight w:val="0"/>
          <w:marTop w:val="0"/>
          <w:marBottom w:val="0"/>
          <w:divBdr>
            <w:top w:val="none" w:sz="0" w:space="0" w:color="auto"/>
            <w:left w:val="none" w:sz="0" w:space="0" w:color="auto"/>
            <w:bottom w:val="none" w:sz="0" w:space="0" w:color="auto"/>
            <w:right w:val="none" w:sz="0" w:space="0" w:color="auto"/>
          </w:divBdr>
        </w:div>
        <w:div w:id="500195255">
          <w:marLeft w:val="480"/>
          <w:marRight w:val="0"/>
          <w:marTop w:val="0"/>
          <w:marBottom w:val="0"/>
          <w:divBdr>
            <w:top w:val="none" w:sz="0" w:space="0" w:color="auto"/>
            <w:left w:val="none" w:sz="0" w:space="0" w:color="auto"/>
            <w:bottom w:val="none" w:sz="0" w:space="0" w:color="auto"/>
            <w:right w:val="none" w:sz="0" w:space="0" w:color="auto"/>
          </w:divBdr>
        </w:div>
        <w:div w:id="1576280295">
          <w:marLeft w:val="480"/>
          <w:marRight w:val="0"/>
          <w:marTop w:val="0"/>
          <w:marBottom w:val="0"/>
          <w:divBdr>
            <w:top w:val="none" w:sz="0" w:space="0" w:color="auto"/>
            <w:left w:val="none" w:sz="0" w:space="0" w:color="auto"/>
            <w:bottom w:val="none" w:sz="0" w:space="0" w:color="auto"/>
            <w:right w:val="none" w:sz="0" w:space="0" w:color="auto"/>
          </w:divBdr>
        </w:div>
        <w:div w:id="1518229751">
          <w:marLeft w:val="480"/>
          <w:marRight w:val="0"/>
          <w:marTop w:val="0"/>
          <w:marBottom w:val="0"/>
          <w:divBdr>
            <w:top w:val="none" w:sz="0" w:space="0" w:color="auto"/>
            <w:left w:val="none" w:sz="0" w:space="0" w:color="auto"/>
            <w:bottom w:val="none" w:sz="0" w:space="0" w:color="auto"/>
            <w:right w:val="none" w:sz="0" w:space="0" w:color="auto"/>
          </w:divBdr>
        </w:div>
      </w:divsChild>
    </w:div>
    <w:div w:id="1342010164">
      <w:bodyDiv w:val="1"/>
      <w:marLeft w:val="0"/>
      <w:marRight w:val="0"/>
      <w:marTop w:val="0"/>
      <w:marBottom w:val="0"/>
      <w:divBdr>
        <w:top w:val="none" w:sz="0" w:space="0" w:color="auto"/>
        <w:left w:val="none" w:sz="0" w:space="0" w:color="auto"/>
        <w:bottom w:val="none" w:sz="0" w:space="0" w:color="auto"/>
        <w:right w:val="none" w:sz="0" w:space="0" w:color="auto"/>
      </w:divBdr>
    </w:div>
    <w:div w:id="1342708125">
      <w:bodyDiv w:val="1"/>
      <w:marLeft w:val="0"/>
      <w:marRight w:val="0"/>
      <w:marTop w:val="0"/>
      <w:marBottom w:val="0"/>
      <w:divBdr>
        <w:top w:val="none" w:sz="0" w:space="0" w:color="auto"/>
        <w:left w:val="none" w:sz="0" w:space="0" w:color="auto"/>
        <w:bottom w:val="none" w:sz="0" w:space="0" w:color="auto"/>
        <w:right w:val="none" w:sz="0" w:space="0" w:color="auto"/>
      </w:divBdr>
    </w:div>
    <w:div w:id="1353998547">
      <w:bodyDiv w:val="1"/>
      <w:marLeft w:val="0"/>
      <w:marRight w:val="0"/>
      <w:marTop w:val="0"/>
      <w:marBottom w:val="0"/>
      <w:divBdr>
        <w:top w:val="none" w:sz="0" w:space="0" w:color="auto"/>
        <w:left w:val="none" w:sz="0" w:space="0" w:color="auto"/>
        <w:bottom w:val="none" w:sz="0" w:space="0" w:color="auto"/>
        <w:right w:val="none" w:sz="0" w:space="0" w:color="auto"/>
      </w:divBdr>
    </w:div>
    <w:div w:id="1355154332">
      <w:bodyDiv w:val="1"/>
      <w:marLeft w:val="0"/>
      <w:marRight w:val="0"/>
      <w:marTop w:val="0"/>
      <w:marBottom w:val="0"/>
      <w:divBdr>
        <w:top w:val="none" w:sz="0" w:space="0" w:color="auto"/>
        <w:left w:val="none" w:sz="0" w:space="0" w:color="auto"/>
        <w:bottom w:val="none" w:sz="0" w:space="0" w:color="auto"/>
        <w:right w:val="none" w:sz="0" w:space="0" w:color="auto"/>
      </w:divBdr>
      <w:divsChild>
        <w:div w:id="392512219">
          <w:marLeft w:val="480"/>
          <w:marRight w:val="0"/>
          <w:marTop w:val="0"/>
          <w:marBottom w:val="0"/>
          <w:divBdr>
            <w:top w:val="none" w:sz="0" w:space="0" w:color="auto"/>
            <w:left w:val="none" w:sz="0" w:space="0" w:color="auto"/>
            <w:bottom w:val="none" w:sz="0" w:space="0" w:color="auto"/>
            <w:right w:val="none" w:sz="0" w:space="0" w:color="auto"/>
          </w:divBdr>
        </w:div>
        <w:div w:id="1028915531">
          <w:marLeft w:val="480"/>
          <w:marRight w:val="0"/>
          <w:marTop w:val="0"/>
          <w:marBottom w:val="0"/>
          <w:divBdr>
            <w:top w:val="none" w:sz="0" w:space="0" w:color="auto"/>
            <w:left w:val="none" w:sz="0" w:space="0" w:color="auto"/>
            <w:bottom w:val="none" w:sz="0" w:space="0" w:color="auto"/>
            <w:right w:val="none" w:sz="0" w:space="0" w:color="auto"/>
          </w:divBdr>
        </w:div>
        <w:div w:id="1701323749">
          <w:marLeft w:val="480"/>
          <w:marRight w:val="0"/>
          <w:marTop w:val="0"/>
          <w:marBottom w:val="0"/>
          <w:divBdr>
            <w:top w:val="none" w:sz="0" w:space="0" w:color="auto"/>
            <w:left w:val="none" w:sz="0" w:space="0" w:color="auto"/>
            <w:bottom w:val="none" w:sz="0" w:space="0" w:color="auto"/>
            <w:right w:val="none" w:sz="0" w:space="0" w:color="auto"/>
          </w:divBdr>
        </w:div>
        <w:div w:id="1458834231">
          <w:marLeft w:val="480"/>
          <w:marRight w:val="0"/>
          <w:marTop w:val="0"/>
          <w:marBottom w:val="0"/>
          <w:divBdr>
            <w:top w:val="none" w:sz="0" w:space="0" w:color="auto"/>
            <w:left w:val="none" w:sz="0" w:space="0" w:color="auto"/>
            <w:bottom w:val="none" w:sz="0" w:space="0" w:color="auto"/>
            <w:right w:val="none" w:sz="0" w:space="0" w:color="auto"/>
          </w:divBdr>
        </w:div>
      </w:divsChild>
    </w:div>
    <w:div w:id="1382561268">
      <w:bodyDiv w:val="1"/>
      <w:marLeft w:val="0"/>
      <w:marRight w:val="0"/>
      <w:marTop w:val="0"/>
      <w:marBottom w:val="0"/>
      <w:divBdr>
        <w:top w:val="none" w:sz="0" w:space="0" w:color="auto"/>
        <w:left w:val="none" w:sz="0" w:space="0" w:color="auto"/>
        <w:bottom w:val="none" w:sz="0" w:space="0" w:color="auto"/>
        <w:right w:val="none" w:sz="0" w:space="0" w:color="auto"/>
      </w:divBdr>
      <w:divsChild>
        <w:div w:id="1957635401">
          <w:marLeft w:val="480"/>
          <w:marRight w:val="0"/>
          <w:marTop w:val="0"/>
          <w:marBottom w:val="0"/>
          <w:divBdr>
            <w:top w:val="none" w:sz="0" w:space="0" w:color="auto"/>
            <w:left w:val="none" w:sz="0" w:space="0" w:color="auto"/>
            <w:bottom w:val="none" w:sz="0" w:space="0" w:color="auto"/>
            <w:right w:val="none" w:sz="0" w:space="0" w:color="auto"/>
          </w:divBdr>
        </w:div>
        <w:div w:id="792092870">
          <w:marLeft w:val="480"/>
          <w:marRight w:val="0"/>
          <w:marTop w:val="0"/>
          <w:marBottom w:val="0"/>
          <w:divBdr>
            <w:top w:val="none" w:sz="0" w:space="0" w:color="auto"/>
            <w:left w:val="none" w:sz="0" w:space="0" w:color="auto"/>
            <w:bottom w:val="none" w:sz="0" w:space="0" w:color="auto"/>
            <w:right w:val="none" w:sz="0" w:space="0" w:color="auto"/>
          </w:divBdr>
        </w:div>
        <w:div w:id="1897350134">
          <w:marLeft w:val="480"/>
          <w:marRight w:val="0"/>
          <w:marTop w:val="0"/>
          <w:marBottom w:val="0"/>
          <w:divBdr>
            <w:top w:val="none" w:sz="0" w:space="0" w:color="auto"/>
            <w:left w:val="none" w:sz="0" w:space="0" w:color="auto"/>
            <w:bottom w:val="none" w:sz="0" w:space="0" w:color="auto"/>
            <w:right w:val="none" w:sz="0" w:space="0" w:color="auto"/>
          </w:divBdr>
        </w:div>
        <w:div w:id="267469788">
          <w:marLeft w:val="480"/>
          <w:marRight w:val="0"/>
          <w:marTop w:val="0"/>
          <w:marBottom w:val="0"/>
          <w:divBdr>
            <w:top w:val="none" w:sz="0" w:space="0" w:color="auto"/>
            <w:left w:val="none" w:sz="0" w:space="0" w:color="auto"/>
            <w:bottom w:val="none" w:sz="0" w:space="0" w:color="auto"/>
            <w:right w:val="none" w:sz="0" w:space="0" w:color="auto"/>
          </w:divBdr>
        </w:div>
        <w:div w:id="1238051836">
          <w:marLeft w:val="480"/>
          <w:marRight w:val="0"/>
          <w:marTop w:val="0"/>
          <w:marBottom w:val="0"/>
          <w:divBdr>
            <w:top w:val="none" w:sz="0" w:space="0" w:color="auto"/>
            <w:left w:val="none" w:sz="0" w:space="0" w:color="auto"/>
            <w:bottom w:val="none" w:sz="0" w:space="0" w:color="auto"/>
            <w:right w:val="none" w:sz="0" w:space="0" w:color="auto"/>
          </w:divBdr>
        </w:div>
      </w:divsChild>
    </w:div>
    <w:div w:id="1384328355">
      <w:bodyDiv w:val="1"/>
      <w:marLeft w:val="0"/>
      <w:marRight w:val="0"/>
      <w:marTop w:val="0"/>
      <w:marBottom w:val="0"/>
      <w:divBdr>
        <w:top w:val="none" w:sz="0" w:space="0" w:color="auto"/>
        <w:left w:val="none" w:sz="0" w:space="0" w:color="auto"/>
        <w:bottom w:val="none" w:sz="0" w:space="0" w:color="auto"/>
        <w:right w:val="none" w:sz="0" w:space="0" w:color="auto"/>
      </w:divBdr>
    </w:div>
    <w:div w:id="1405450534">
      <w:bodyDiv w:val="1"/>
      <w:marLeft w:val="0"/>
      <w:marRight w:val="0"/>
      <w:marTop w:val="0"/>
      <w:marBottom w:val="0"/>
      <w:divBdr>
        <w:top w:val="none" w:sz="0" w:space="0" w:color="auto"/>
        <w:left w:val="none" w:sz="0" w:space="0" w:color="auto"/>
        <w:bottom w:val="none" w:sz="0" w:space="0" w:color="auto"/>
        <w:right w:val="none" w:sz="0" w:space="0" w:color="auto"/>
      </w:divBdr>
    </w:div>
    <w:div w:id="1417481723">
      <w:bodyDiv w:val="1"/>
      <w:marLeft w:val="0"/>
      <w:marRight w:val="0"/>
      <w:marTop w:val="0"/>
      <w:marBottom w:val="0"/>
      <w:divBdr>
        <w:top w:val="none" w:sz="0" w:space="0" w:color="auto"/>
        <w:left w:val="none" w:sz="0" w:space="0" w:color="auto"/>
        <w:bottom w:val="none" w:sz="0" w:space="0" w:color="auto"/>
        <w:right w:val="none" w:sz="0" w:space="0" w:color="auto"/>
      </w:divBdr>
      <w:divsChild>
        <w:div w:id="527137719">
          <w:marLeft w:val="480"/>
          <w:marRight w:val="0"/>
          <w:marTop w:val="0"/>
          <w:marBottom w:val="0"/>
          <w:divBdr>
            <w:top w:val="none" w:sz="0" w:space="0" w:color="auto"/>
            <w:left w:val="none" w:sz="0" w:space="0" w:color="auto"/>
            <w:bottom w:val="none" w:sz="0" w:space="0" w:color="auto"/>
            <w:right w:val="none" w:sz="0" w:space="0" w:color="auto"/>
          </w:divBdr>
        </w:div>
        <w:div w:id="167134282">
          <w:marLeft w:val="480"/>
          <w:marRight w:val="0"/>
          <w:marTop w:val="0"/>
          <w:marBottom w:val="0"/>
          <w:divBdr>
            <w:top w:val="none" w:sz="0" w:space="0" w:color="auto"/>
            <w:left w:val="none" w:sz="0" w:space="0" w:color="auto"/>
            <w:bottom w:val="none" w:sz="0" w:space="0" w:color="auto"/>
            <w:right w:val="none" w:sz="0" w:space="0" w:color="auto"/>
          </w:divBdr>
        </w:div>
        <w:div w:id="1041712204">
          <w:marLeft w:val="480"/>
          <w:marRight w:val="0"/>
          <w:marTop w:val="0"/>
          <w:marBottom w:val="0"/>
          <w:divBdr>
            <w:top w:val="none" w:sz="0" w:space="0" w:color="auto"/>
            <w:left w:val="none" w:sz="0" w:space="0" w:color="auto"/>
            <w:bottom w:val="none" w:sz="0" w:space="0" w:color="auto"/>
            <w:right w:val="none" w:sz="0" w:space="0" w:color="auto"/>
          </w:divBdr>
        </w:div>
        <w:div w:id="70591925">
          <w:marLeft w:val="480"/>
          <w:marRight w:val="0"/>
          <w:marTop w:val="0"/>
          <w:marBottom w:val="0"/>
          <w:divBdr>
            <w:top w:val="none" w:sz="0" w:space="0" w:color="auto"/>
            <w:left w:val="none" w:sz="0" w:space="0" w:color="auto"/>
            <w:bottom w:val="none" w:sz="0" w:space="0" w:color="auto"/>
            <w:right w:val="none" w:sz="0" w:space="0" w:color="auto"/>
          </w:divBdr>
        </w:div>
        <w:div w:id="190188904">
          <w:marLeft w:val="480"/>
          <w:marRight w:val="0"/>
          <w:marTop w:val="0"/>
          <w:marBottom w:val="0"/>
          <w:divBdr>
            <w:top w:val="none" w:sz="0" w:space="0" w:color="auto"/>
            <w:left w:val="none" w:sz="0" w:space="0" w:color="auto"/>
            <w:bottom w:val="none" w:sz="0" w:space="0" w:color="auto"/>
            <w:right w:val="none" w:sz="0" w:space="0" w:color="auto"/>
          </w:divBdr>
        </w:div>
        <w:div w:id="1300762134">
          <w:marLeft w:val="480"/>
          <w:marRight w:val="0"/>
          <w:marTop w:val="0"/>
          <w:marBottom w:val="0"/>
          <w:divBdr>
            <w:top w:val="none" w:sz="0" w:space="0" w:color="auto"/>
            <w:left w:val="none" w:sz="0" w:space="0" w:color="auto"/>
            <w:bottom w:val="none" w:sz="0" w:space="0" w:color="auto"/>
            <w:right w:val="none" w:sz="0" w:space="0" w:color="auto"/>
          </w:divBdr>
        </w:div>
        <w:div w:id="1950116669">
          <w:marLeft w:val="480"/>
          <w:marRight w:val="0"/>
          <w:marTop w:val="0"/>
          <w:marBottom w:val="0"/>
          <w:divBdr>
            <w:top w:val="none" w:sz="0" w:space="0" w:color="auto"/>
            <w:left w:val="none" w:sz="0" w:space="0" w:color="auto"/>
            <w:bottom w:val="none" w:sz="0" w:space="0" w:color="auto"/>
            <w:right w:val="none" w:sz="0" w:space="0" w:color="auto"/>
          </w:divBdr>
        </w:div>
        <w:div w:id="247081407">
          <w:marLeft w:val="480"/>
          <w:marRight w:val="0"/>
          <w:marTop w:val="0"/>
          <w:marBottom w:val="0"/>
          <w:divBdr>
            <w:top w:val="none" w:sz="0" w:space="0" w:color="auto"/>
            <w:left w:val="none" w:sz="0" w:space="0" w:color="auto"/>
            <w:bottom w:val="none" w:sz="0" w:space="0" w:color="auto"/>
            <w:right w:val="none" w:sz="0" w:space="0" w:color="auto"/>
          </w:divBdr>
        </w:div>
        <w:div w:id="1728456847">
          <w:marLeft w:val="480"/>
          <w:marRight w:val="0"/>
          <w:marTop w:val="0"/>
          <w:marBottom w:val="0"/>
          <w:divBdr>
            <w:top w:val="none" w:sz="0" w:space="0" w:color="auto"/>
            <w:left w:val="none" w:sz="0" w:space="0" w:color="auto"/>
            <w:bottom w:val="none" w:sz="0" w:space="0" w:color="auto"/>
            <w:right w:val="none" w:sz="0" w:space="0" w:color="auto"/>
          </w:divBdr>
        </w:div>
        <w:div w:id="1522234069">
          <w:marLeft w:val="480"/>
          <w:marRight w:val="0"/>
          <w:marTop w:val="0"/>
          <w:marBottom w:val="0"/>
          <w:divBdr>
            <w:top w:val="none" w:sz="0" w:space="0" w:color="auto"/>
            <w:left w:val="none" w:sz="0" w:space="0" w:color="auto"/>
            <w:bottom w:val="none" w:sz="0" w:space="0" w:color="auto"/>
            <w:right w:val="none" w:sz="0" w:space="0" w:color="auto"/>
          </w:divBdr>
        </w:div>
        <w:div w:id="1371765095">
          <w:marLeft w:val="480"/>
          <w:marRight w:val="0"/>
          <w:marTop w:val="0"/>
          <w:marBottom w:val="0"/>
          <w:divBdr>
            <w:top w:val="none" w:sz="0" w:space="0" w:color="auto"/>
            <w:left w:val="none" w:sz="0" w:space="0" w:color="auto"/>
            <w:bottom w:val="none" w:sz="0" w:space="0" w:color="auto"/>
            <w:right w:val="none" w:sz="0" w:space="0" w:color="auto"/>
          </w:divBdr>
        </w:div>
        <w:div w:id="1258170282">
          <w:marLeft w:val="480"/>
          <w:marRight w:val="0"/>
          <w:marTop w:val="0"/>
          <w:marBottom w:val="0"/>
          <w:divBdr>
            <w:top w:val="none" w:sz="0" w:space="0" w:color="auto"/>
            <w:left w:val="none" w:sz="0" w:space="0" w:color="auto"/>
            <w:bottom w:val="none" w:sz="0" w:space="0" w:color="auto"/>
            <w:right w:val="none" w:sz="0" w:space="0" w:color="auto"/>
          </w:divBdr>
        </w:div>
      </w:divsChild>
    </w:div>
    <w:div w:id="1434545376">
      <w:bodyDiv w:val="1"/>
      <w:marLeft w:val="0"/>
      <w:marRight w:val="0"/>
      <w:marTop w:val="0"/>
      <w:marBottom w:val="0"/>
      <w:divBdr>
        <w:top w:val="none" w:sz="0" w:space="0" w:color="auto"/>
        <w:left w:val="none" w:sz="0" w:space="0" w:color="auto"/>
        <w:bottom w:val="none" w:sz="0" w:space="0" w:color="auto"/>
        <w:right w:val="none" w:sz="0" w:space="0" w:color="auto"/>
      </w:divBdr>
    </w:div>
    <w:div w:id="1435711835">
      <w:bodyDiv w:val="1"/>
      <w:marLeft w:val="0"/>
      <w:marRight w:val="0"/>
      <w:marTop w:val="0"/>
      <w:marBottom w:val="0"/>
      <w:divBdr>
        <w:top w:val="none" w:sz="0" w:space="0" w:color="auto"/>
        <w:left w:val="none" w:sz="0" w:space="0" w:color="auto"/>
        <w:bottom w:val="none" w:sz="0" w:space="0" w:color="auto"/>
        <w:right w:val="none" w:sz="0" w:space="0" w:color="auto"/>
      </w:divBdr>
      <w:divsChild>
        <w:div w:id="1118139754">
          <w:marLeft w:val="480"/>
          <w:marRight w:val="0"/>
          <w:marTop w:val="0"/>
          <w:marBottom w:val="0"/>
          <w:divBdr>
            <w:top w:val="none" w:sz="0" w:space="0" w:color="auto"/>
            <w:left w:val="none" w:sz="0" w:space="0" w:color="auto"/>
            <w:bottom w:val="none" w:sz="0" w:space="0" w:color="auto"/>
            <w:right w:val="none" w:sz="0" w:space="0" w:color="auto"/>
          </w:divBdr>
        </w:div>
        <w:div w:id="1611012474">
          <w:marLeft w:val="480"/>
          <w:marRight w:val="0"/>
          <w:marTop w:val="0"/>
          <w:marBottom w:val="0"/>
          <w:divBdr>
            <w:top w:val="none" w:sz="0" w:space="0" w:color="auto"/>
            <w:left w:val="none" w:sz="0" w:space="0" w:color="auto"/>
            <w:bottom w:val="none" w:sz="0" w:space="0" w:color="auto"/>
            <w:right w:val="none" w:sz="0" w:space="0" w:color="auto"/>
          </w:divBdr>
        </w:div>
        <w:div w:id="171190684">
          <w:marLeft w:val="480"/>
          <w:marRight w:val="0"/>
          <w:marTop w:val="0"/>
          <w:marBottom w:val="0"/>
          <w:divBdr>
            <w:top w:val="none" w:sz="0" w:space="0" w:color="auto"/>
            <w:left w:val="none" w:sz="0" w:space="0" w:color="auto"/>
            <w:bottom w:val="none" w:sz="0" w:space="0" w:color="auto"/>
            <w:right w:val="none" w:sz="0" w:space="0" w:color="auto"/>
          </w:divBdr>
        </w:div>
        <w:div w:id="1414547073">
          <w:marLeft w:val="480"/>
          <w:marRight w:val="0"/>
          <w:marTop w:val="0"/>
          <w:marBottom w:val="0"/>
          <w:divBdr>
            <w:top w:val="none" w:sz="0" w:space="0" w:color="auto"/>
            <w:left w:val="none" w:sz="0" w:space="0" w:color="auto"/>
            <w:bottom w:val="none" w:sz="0" w:space="0" w:color="auto"/>
            <w:right w:val="none" w:sz="0" w:space="0" w:color="auto"/>
          </w:divBdr>
        </w:div>
        <w:div w:id="272519412">
          <w:marLeft w:val="480"/>
          <w:marRight w:val="0"/>
          <w:marTop w:val="0"/>
          <w:marBottom w:val="0"/>
          <w:divBdr>
            <w:top w:val="none" w:sz="0" w:space="0" w:color="auto"/>
            <w:left w:val="none" w:sz="0" w:space="0" w:color="auto"/>
            <w:bottom w:val="none" w:sz="0" w:space="0" w:color="auto"/>
            <w:right w:val="none" w:sz="0" w:space="0" w:color="auto"/>
          </w:divBdr>
        </w:div>
        <w:div w:id="24523449">
          <w:marLeft w:val="480"/>
          <w:marRight w:val="0"/>
          <w:marTop w:val="0"/>
          <w:marBottom w:val="0"/>
          <w:divBdr>
            <w:top w:val="none" w:sz="0" w:space="0" w:color="auto"/>
            <w:left w:val="none" w:sz="0" w:space="0" w:color="auto"/>
            <w:bottom w:val="none" w:sz="0" w:space="0" w:color="auto"/>
            <w:right w:val="none" w:sz="0" w:space="0" w:color="auto"/>
          </w:divBdr>
        </w:div>
        <w:div w:id="1290547860">
          <w:marLeft w:val="480"/>
          <w:marRight w:val="0"/>
          <w:marTop w:val="0"/>
          <w:marBottom w:val="0"/>
          <w:divBdr>
            <w:top w:val="none" w:sz="0" w:space="0" w:color="auto"/>
            <w:left w:val="none" w:sz="0" w:space="0" w:color="auto"/>
            <w:bottom w:val="none" w:sz="0" w:space="0" w:color="auto"/>
            <w:right w:val="none" w:sz="0" w:space="0" w:color="auto"/>
          </w:divBdr>
        </w:div>
        <w:div w:id="477655173">
          <w:marLeft w:val="480"/>
          <w:marRight w:val="0"/>
          <w:marTop w:val="0"/>
          <w:marBottom w:val="0"/>
          <w:divBdr>
            <w:top w:val="none" w:sz="0" w:space="0" w:color="auto"/>
            <w:left w:val="none" w:sz="0" w:space="0" w:color="auto"/>
            <w:bottom w:val="none" w:sz="0" w:space="0" w:color="auto"/>
            <w:right w:val="none" w:sz="0" w:space="0" w:color="auto"/>
          </w:divBdr>
        </w:div>
        <w:div w:id="1432555142">
          <w:marLeft w:val="480"/>
          <w:marRight w:val="0"/>
          <w:marTop w:val="0"/>
          <w:marBottom w:val="0"/>
          <w:divBdr>
            <w:top w:val="none" w:sz="0" w:space="0" w:color="auto"/>
            <w:left w:val="none" w:sz="0" w:space="0" w:color="auto"/>
            <w:bottom w:val="none" w:sz="0" w:space="0" w:color="auto"/>
            <w:right w:val="none" w:sz="0" w:space="0" w:color="auto"/>
          </w:divBdr>
        </w:div>
        <w:div w:id="932318464">
          <w:marLeft w:val="480"/>
          <w:marRight w:val="0"/>
          <w:marTop w:val="0"/>
          <w:marBottom w:val="0"/>
          <w:divBdr>
            <w:top w:val="none" w:sz="0" w:space="0" w:color="auto"/>
            <w:left w:val="none" w:sz="0" w:space="0" w:color="auto"/>
            <w:bottom w:val="none" w:sz="0" w:space="0" w:color="auto"/>
            <w:right w:val="none" w:sz="0" w:space="0" w:color="auto"/>
          </w:divBdr>
        </w:div>
        <w:div w:id="2080903417">
          <w:marLeft w:val="480"/>
          <w:marRight w:val="0"/>
          <w:marTop w:val="0"/>
          <w:marBottom w:val="0"/>
          <w:divBdr>
            <w:top w:val="none" w:sz="0" w:space="0" w:color="auto"/>
            <w:left w:val="none" w:sz="0" w:space="0" w:color="auto"/>
            <w:bottom w:val="none" w:sz="0" w:space="0" w:color="auto"/>
            <w:right w:val="none" w:sz="0" w:space="0" w:color="auto"/>
          </w:divBdr>
        </w:div>
        <w:div w:id="1275937550">
          <w:marLeft w:val="480"/>
          <w:marRight w:val="0"/>
          <w:marTop w:val="0"/>
          <w:marBottom w:val="0"/>
          <w:divBdr>
            <w:top w:val="none" w:sz="0" w:space="0" w:color="auto"/>
            <w:left w:val="none" w:sz="0" w:space="0" w:color="auto"/>
            <w:bottom w:val="none" w:sz="0" w:space="0" w:color="auto"/>
            <w:right w:val="none" w:sz="0" w:space="0" w:color="auto"/>
          </w:divBdr>
        </w:div>
        <w:div w:id="1939481766">
          <w:marLeft w:val="480"/>
          <w:marRight w:val="0"/>
          <w:marTop w:val="0"/>
          <w:marBottom w:val="0"/>
          <w:divBdr>
            <w:top w:val="none" w:sz="0" w:space="0" w:color="auto"/>
            <w:left w:val="none" w:sz="0" w:space="0" w:color="auto"/>
            <w:bottom w:val="none" w:sz="0" w:space="0" w:color="auto"/>
            <w:right w:val="none" w:sz="0" w:space="0" w:color="auto"/>
          </w:divBdr>
        </w:div>
        <w:div w:id="1983381832">
          <w:marLeft w:val="480"/>
          <w:marRight w:val="0"/>
          <w:marTop w:val="0"/>
          <w:marBottom w:val="0"/>
          <w:divBdr>
            <w:top w:val="none" w:sz="0" w:space="0" w:color="auto"/>
            <w:left w:val="none" w:sz="0" w:space="0" w:color="auto"/>
            <w:bottom w:val="none" w:sz="0" w:space="0" w:color="auto"/>
            <w:right w:val="none" w:sz="0" w:space="0" w:color="auto"/>
          </w:divBdr>
        </w:div>
        <w:div w:id="509611472">
          <w:marLeft w:val="480"/>
          <w:marRight w:val="0"/>
          <w:marTop w:val="0"/>
          <w:marBottom w:val="0"/>
          <w:divBdr>
            <w:top w:val="none" w:sz="0" w:space="0" w:color="auto"/>
            <w:left w:val="none" w:sz="0" w:space="0" w:color="auto"/>
            <w:bottom w:val="none" w:sz="0" w:space="0" w:color="auto"/>
            <w:right w:val="none" w:sz="0" w:space="0" w:color="auto"/>
          </w:divBdr>
        </w:div>
        <w:div w:id="1392652581">
          <w:marLeft w:val="480"/>
          <w:marRight w:val="0"/>
          <w:marTop w:val="0"/>
          <w:marBottom w:val="0"/>
          <w:divBdr>
            <w:top w:val="none" w:sz="0" w:space="0" w:color="auto"/>
            <w:left w:val="none" w:sz="0" w:space="0" w:color="auto"/>
            <w:bottom w:val="none" w:sz="0" w:space="0" w:color="auto"/>
            <w:right w:val="none" w:sz="0" w:space="0" w:color="auto"/>
          </w:divBdr>
        </w:div>
        <w:div w:id="1266885345">
          <w:marLeft w:val="480"/>
          <w:marRight w:val="0"/>
          <w:marTop w:val="0"/>
          <w:marBottom w:val="0"/>
          <w:divBdr>
            <w:top w:val="none" w:sz="0" w:space="0" w:color="auto"/>
            <w:left w:val="none" w:sz="0" w:space="0" w:color="auto"/>
            <w:bottom w:val="none" w:sz="0" w:space="0" w:color="auto"/>
            <w:right w:val="none" w:sz="0" w:space="0" w:color="auto"/>
          </w:divBdr>
        </w:div>
        <w:div w:id="400569093">
          <w:marLeft w:val="480"/>
          <w:marRight w:val="0"/>
          <w:marTop w:val="0"/>
          <w:marBottom w:val="0"/>
          <w:divBdr>
            <w:top w:val="none" w:sz="0" w:space="0" w:color="auto"/>
            <w:left w:val="none" w:sz="0" w:space="0" w:color="auto"/>
            <w:bottom w:val="none" w:sz="0" w:space="0" w:color="auto"/>
            <w:right w:val="none" w:sz="0" w:space="0" w:color="auto"/>
          </w:divBdr>
        </w:div>
        <w:div w:id="835073793">
          <w:marLeft w:val="480"/>
          <w:marRight w:val="0"/>
          <w:marTop w:val="0"/>
          <w:marBottom w:val="0"/>
          <w:divBdr>
            <w:top w:val="none" w:sz="0" w:space="0" w:color="auto"/>
            <w:left w:val="none" w:sz="0" w:space="0" w:color="auto"/>
            <w:bottom w:val="none" w:sz="0" w:space="0" w:color="auto"/>
            <w:right w:val="none" w:sz="0" w:space="0" w:color="auto"/>
          </w:divBdr>
        </w:div>
        <w:div w:id="999888317">
          <w:marLeft w:val="480"/>
          <w:marRight w:val="0"/>
          <w:marTop w:val="0"/>
          <w:marBottom w:val="0"/>
          <w:divBdr>
            <w:top w:val="none" w:sz="0" w:space="0" w:color="auto"/>
            <w:left w:val="none" w:sz="0" w:space="0" w:color="auto"/>
            <w:bottom w:val="none" w:sz="0" w:space="0" w:color="auto"/>
            <w:right w:val="none" w:sz="0" w:space="0" w:color="auto"/>
          </w:divBdr>
        </w:div>
        <w:div w:id="869076829">
          <w:marLeft w:val="480"/>
          <w:marRight w:val="0"/>
          <w:marTop w:val="0"/>
          <w:marBottom w:val="0"/>
          <w:divBdr>
            <w:top w:val="none" w:sz="0" w:space="0" w:color="auto"/>
            <w:left w:val="none" w:sz="0" w:space="0" w:color="auto"/>
            <w:bottom w:val="none" w:sz="0" w:space="0" w:color="auto"/>
            <w:right w:val="none" w:sz="0" w:space="0" w:color="auto"/>
          </w:divBdr>
        </w:div>
        <w:div w:id="2048141777">
          <w:marLeft w:val="480"/>
          <w:marRight w:val="0"/>
          <w:marTop w:val="0"/>
          <w:marBottom w:val="0"/>
          <w:divBdr>
            <w:top w:val="none" w:sz="0" w:space="0" w:color="auto"/>
            <w:left w:val="none" w:sz="0" w:space="0" w:color="auto"/>
            <w:bottom w:val="none" w:sz="0" w:space="0" w:color="auto"/>
            <w:right w:val="none" w:sz="0" w:space="0" w:color="auto"/>
          </w:divBdr>
        </w:div>
        <w:div w:id="219944819">
          <w:marLeft w:val="480"/>
          <w:marRight w:val="0"/>
          <w:marTop w:val="0"/>
          <w:marBottom w:val="0"/>
          <w:divBdr>
            <w:top w:val="none" w:sz="0" w:space="0" w:color="auto"/>
            <w:left w:val="none" w:sz="0" w:space="0" w:color="auto"/>
            <w:bottom w:val="none" w:sz="0" w:space="0" w:color="auto"/>
            <w:right w:val="none" w:sz="0" w:space="0" w:color="auto"/>
          </w:divBdr>
        </w:div>
        <w:div w:id="1664424">
          <w:marLeft w:val="480"/>
          <w:marRight w:val="0"/>
          <w:marTop w:val="0"/>
          <w:marBottom w:val="0"/>
          <w:divBdr>
            <w:top w:val="none" w:sz="0" w:space="0" w:color="auto"/>
            <w:left w:val="none" w:sz="0" w:space="0" w:color="auto"/>
            <w:bottom w:val="none" w:sz="0" w:space="0" w:color="auto"/>
            <w:right w:val="none" w:sz="0" w:space="0" w:color="auto"/>
          </w:divBdr>
        </w:div>
        <w:div w:id="69084758">
          <w:marLeft w:val="480"/>
          <w:marRight w:val="0"/>
          <w:marTop w:val="0"/>
          <w:marBottom w:val="0"/>
          <w:divBdr>
            <w:top w:val="none" w:sz="0" w:space="0" w:color="auto"/>
            <w:left w:val="none" w:sz="0" w:space="0" w:color="auto"/>
            <w:bottom w:val="none" w:sz="0" w:space="0" w:color="auto"/>
            <w:right w:val="none" w:sz="0" w:space="0" w:color="auto"/>
          </w:divBdr>
        </w:div>
      </w:divsChild>
    </w:div>
    <w:div w:id="1443500459">
      <w:bodyDiv w:val="1"/>
      <w:marLeft w:val="0"/>
      <w:marRight w:val="0"/>
      <w:marTop w:val="0"/>
      <w:marBottom w:val="0"/>
      <w:divBdr>
        <w:top w:val="none" w:sz="0" w:space="0" w:color="auto"/>
        <w:left w:val="none" w:sz="0" w:space="0" w:color="auto"/>
        <w:bottom w:val="none" w:sz="0" w:space="0" w:color="auto"/>
        <w:right w:val="none" w:sz="0" w:space="0" w:color="auto"/>
      </w:divBdr>
      <w:divsChild>
        <w:div w:id="2017074384">
          <w:marLeft w:val="480"/>
          <w:marRight w:val="0"/>
          <w:marTop w:val="0"/>
          <w:marBottom w:val="0"/>
          <w:divBdr>
            <w:top w:val="none" w:sz="0" w:space="0" w:color="auto"/>
            <w:left w:val="none" w:sz="0" w:space="0" w:color="auto"/>
            <w:bottom w:val="none" w:sz="0" w:space="0" w:color="auto"/>
            <w:right w:val="none" w:sz="0" w:space="0" w:color="auto"/>
          </w:divBdr>
        </w:div>
        <w:div w:id="1853254577">
          <w:marLeft w:val="480"/>
          <w:marRight w:val="0"/>
          <w:marTop w:val="0"/>
          <w:marBottom w:val="0"/>
          <w:divBdr>
            <w:top w:val="none" w:sz="0" w:space="0" w:color="auto"/>
            <w:left w:val="none" w:sz="0" w:space="0" w:color="auto"/>
            <w:bottom w:val="none" w:sz="0" w:space="0" w:color="auto"/>
            <w:right w:val="none" w:sz="0" w:space="0" w:color="auto"/>
          </w:divBdr>
        </w:div>
        <w:div w:id="166210271">
          <w:marLeft w:val="480"/>
          <w:marRight w:val="0"/>
          <w:marTop w:val="0"/>
          <w:marBottom w:val="0"/>
          <w:divBdr>
            <w:top w:val="none" w:sz="0" w:space="0" w:color="auto"/>
            <w:left w:val="none" w:sz="0" w:space="0" w:color="auto"/>
            <w:bottom w:val="none" w:sz="0" w:space="0" w:color="auto"/>
            <w:right w:val="none" w:sz="0" w:space="0" w:color="auto"/>
          </w:divBdr>
        </w:div>
        <w:div w:id="153223843">
          <w:marLeft w:val="480"/>
          <w:marRight w:val="0"/>
          <w:marTop w:val="0"/>
          <w:marBottom w:val="0"/>
          <w:divBdr>
            <w:top w:val="none" w:sz="0" w:space="0" w:color="auto"/>
            <w:left w:val="none" w:sz="0" w:space="0" w:color="auto"/>
            <w:bottom w:val="none" w:sz="0" w:space="0" w:color="auto"/>
            <w:right w:val="none" w:sz="0" w:space="0" w:color="auto"/>
          </w:divBdr>
        </w:div>
        <w:div w:id="1611281804">
          <w:marLeft w:val="480"/>
          <w:marRight w:val="0"/>
          <w:marTop w:val="0"/>
          <w:marBottom w:val="0"/>
          <w:divBdr>
            <w:top w:val="none" w:sz="0" w:space="0" w:color="auto"/>
            <w:left w:val="none" w:sz="0" w:space="0" w:color="auto"/>
            <w:bottom w:val="none" w:sz="0" w:space="0" w:color="auto"/>
            <w:right w:val="none" w:sz="0" w:space="0" w:color="auto"/>
          </w:divBdr>
        </w:div>
        <w:div w:id="1292202617">
          <w:marLeft w:val="480"/>
          <w:marRight w:val="0"/>
          <w:marTop w:val="0"/>
          <w:marBottom w:val="0"/>
          <w:divBdr>
            <w:top w:val="none" w:sz="0" w:space="0" w:color="auto"/>
            <w:left w:val="none" w:sz="0" w:space="0" w:color="auto"/>
            <w:bottom w:val="none" w:sz="0" w:space="0" w:color="auto"/>
            <w:right w:val="none" w:sz="0" w:space="0" w:color="auto"/>
          </w:divBdr>
        </w:div>
        <w:div w:id="2136362274">
          <w:marLeft w:val="480"/>
          <w:marRight w:val="0"/>
          <w:marTop w:val="0"/>
          <w:marBottom w:val="0"/>
          <w:divBdr>
            <w:top w:val="none" w:sz="0" w:space="0" w:color="auto"/>
            <w:left w:val="none" w:sz="0" w:space="0" w:color="auto"/>
            <w:bottom w:val="none" w:sz="0" w:space="0" w:color="auto"/>
            <w:right w:val="none" w:sz="0" w:space="0" w:color="auto"/>
          </w:divBdr>
        </w:div>
        <w:div w:id="1375544379">
          <w:marLeft w:val="480"/>
          <w:marRight w:val="0"/>
          <w:marTop w:val="0"/>
          <w:marBottom w:val="0"/>
          <w:divBdr>
            <w:top w:val="none" w:sz="0" w:space="0" w:color="auto"/>
            <w:left w:val="none" w:sz="0" w:space="0" w:color="auto"/>
            <w:bottom w:val="none" w:sz="0" w:space="0" w:color="auto"/>
            <w:right w:val="none" w:sz="0" w:space="0" w:color="auto"/>
          </w:divBdr>
        </w:div>
        <w:div w:id="1433474749">
          <w:marLeft w:val="480"/>
          <w:marRight w:val="0"/>
          <w:marTop w:val="0"/>
          <w:marBottom w:val="0"/>
          <w:divBdr>
            <w:top w:val="none" w:sz="0" w:space="0" w:color="auto"/>
            <w:left w:val="none" w:sz="0" w:space="0" w:color="auto"/>
            <w:bottom w:val="none" w:sz="0" w:space="0" w:color="auto"/>
            <w:right w:val="none" w:sz="0" w:space="0" w:color="auto"/>
          </w:divBdr>
        </w:div>
        <w:div w:id="1450658624">
          <w:marLeft w:val="480"/>
          <w:marRight w:val="0"/>
          <w:marTop w:val="0"/>
          <w:marBottom w:val="0"/>
          <w:divBdr>
            <w:top w:val="none" w:sz="0" w:space="0" w:color="auto"/>
            <w:left w:val="none" w:sz="0" w:space="0" w:color="auto"/>
            <w:bottom w:val="none" w:sz="0" w:space="0" w:color="auto"/>
            <w:right w:val="none" w:sz="0" w:space="0" w:color="auto"/>
          </w:divBdr>
        </w:div>
        <w:div w:id="1696036319">
          <w:marLeft w:val="480"/>
          <w:marRight w:val="0"/>
          <w:marTop w:val="0"/>
          <w:marBottom w:val="0"/>
          <w:divBdr>
            <w:top w:val="none" w:sz="0" w:space="0" w:color="auto"/>
            <w:left w:val="none" w:sz="0" w:space="0" w:color="auto"/>
            <w:bottom w:val="none" w:sz="0" w:space="0" w:color="auto"/>
            <w:right w:val="none" w:sz="0" w:space="0" w:color="auto"/>
          </w:divBdr>
        </w:div>
        <w:div w:id="1039158959">
          <w:marLeft w:val="480"/>
          <w:marRight w:val="0"/>
          <w:marTop w:val="0"/>
          <w:marBottom w:val="0"/>
          <w:divBdr>
            <w:top w:val="none" w:sz="0" w:space="0" w:color="auto"/>
            <w:left w:val="none" w:sz="0" w:space="0" w:color="auto"/>
            <w:bottom w:val="none" w:sz="0" w:space="0" w:color="auto"/>
            <w:right w:val="none" w:sz="0" w:space="0" w:color="auto"/>
          </w:divBdr>
        </w:div>
        <w:div w:id="1744058860">
          <w:marLeft w:val="480"/>
          <w:marRight w:val="0"/>
          <w:marTop w:val="0"/>
          <w:marBottom w:val="0"/>
          <w:divBdr>
            <w:top w:val="none" w:sz="0" w:space="0" w:color="auto"/>
            <w:left w:val="none" w:sz="0" w:space="0" w:color="auto"/>
            <w:bottom w:val="none" w:sz="0" w:space="0" w:color="auto"/>
            <w:right w:val="none" w:sz="0" w:space="0" w:color="auto"/>
          </w:divBdr>
        </w:div>
        <w:div w:id="912084427">
          <w:marLeft w:val="480"/>
          <w:marRight w:val="0"/>
          <w:marTop w:val="0"/>
          <w:marBottom w:val="0"/>
          <w:divBdr>
            <w:top w:val="none" w:sz="0" w:space="0" w:color="auto"/>
            <w:left w:val="none" w:sz="0" w:space="0" w:color="auto"/>
            <w:bottom w:val="none" w:sz="0" w:space="0" w:color="auto"/>
            <w:right w:val="none" w:sz="0" w:space="0" w:color="auto"/>
          </w:divBdr>
        </w:div>
        <w:div w:id="445005844">
          <w:marLeft w:val="480"/>
          <w:marRight w:val="0"/>
          <w:marTop w:val="0"/>
          <w:marBottom w:val="0"/>
          <w:divBdr>
            <w:top w:val="none" w:sz="0" w:space="0" w:color="auto"/>
            <w:left w:val="none" w:sz="0" w:space="0" w:color="auto"/>
            <w:bottom w:val="none" w:sz="0" w:space="0" w:color="auto"/>
            <w:right w:val="none" w:sz="0" w:space="0" w:color="auto"/>
          </w:divBdr>
        </w:div>
        <w:div w:id="1156383167">
          <w:marLeft w:val="480"/>
          <w:marRight w:val="0"/>
          <w:marTop w:val="0"/>
          <w:marBottom w:val="0"/>
          <w:divBdr>
            <w:top w:val="none" w:sz="0" w:space="0" w:color="auto"/>
            <w:left w:val="none" w:sz="0" w:space="0" w:color="auto"/>
            <w:bottom w:val="none" w:sz="0" w:space="0" w:color="auto"/>
            <w:right w:val="none" w:sz="0" w:space="0" w:color="auto"/>
          </w:divBdr>
        </w:div>
        <w:div w:id="1616710001">
          <w:marLeft w:val="480"/>
          <w:marRight w:val="0"/>
          <w:marTop w:val="0"/>
          <w:marBottom w:val="0"/>
          <w:divBdr>
            <w:top w:val="none" w:sz="0" w:space="0" w:color="auto"/>
            <w:left w:val="none" w:sz="0" w:space="0" w:color="auto"/>
            <w:bottom w:val="none" w:sz="0" w:space="0" w:color="auto"/>
            <w:right w:val="none" w:sz="0" w:space="0" w:color="auto"/>
          </w:divBdr>
        </w:div>
        <w:div w:id="2098935932">
          <w:marLeft w:val="480"/>
          <w:marRight w:val="0"/>
          <w:marTop w:val="0"/>
          <w:marBottom w:val="0"/>
          <w:divBdr>
            <w:top w:val="none" w:sz="0" w:space="0" w:color="auto"/>
            <w:left w:val="none" w:sz="0" w:space="0" w:color="auto"/>
            <w:bottom w:val="none" w:sz="0" w:space="0" w:color="auto"/>
            <w:right w:val="none" w:sz="0" w:space="0" w:color="auto"/>
          </w:divBdr>
        </w:div>
        <w:div w:id="13265109">
          <w:marLeft w:val="480"/>
          <w:marRight w:val="0"/>
          <w:marTop w:val="0"/>
          <w:marBottom w:val="0"/>
          <w:divBdr>
            <w:top w:val="none" w:sz="0" w:space="0" w:color="auto"/>
            <w:left w:val="none" w:sz="0" w:space="0" w:color="auto"/>
            <w:bottom w:val="none" w:sz="0" w:space="0" w:color="auto"/>
            <w:right w:val="none" w:sz="0" w:space="0" w:color="auto"/>
          </w:divBdr>
        </w:div>
        <w:div w:id="388920572">
          <w:marLeft w:val="480"/>
          <w:marRight w:val="0"/>
          <w:marTop w:val="0"/>
          <w:marBottom w:val="0"/>
          <w:divBdr>
            <w:top w:val="none" w:sz="0" w:space="0" w:color="auto"/>
            <w:left w:val="none" w:sz="0" w:space="0" w:color="auto"/>
            <w:bottom w:val="none" w:sz="0" w:space="0" w:color="auto"/>
            <w:right w:val="none" w:sz="0" w:space="0" w:color="auto"/>
          </w:divBdr>
        </w:div>
        <w:div w:id="144276477">
          <w:marLeft w:val="480"/>
          <w:marRight w:val="0"/>
          <w:marTop w:val="0"/>
          <w:marBottom w:val="0"/>
          <w:divBdr>
            <w:top w:val="none" w:sz="0" w:space="0" w:color="auto"/>
            <w:left w:val="none" w:sz="0" w:space="0" w:color="auto"/>
            <w:bottom w:val="none" w:sz="0" w:space="0" w:color="auto"/>
            <w:right w:val="none" w:sz="0" w:space="0" w:color="auto"/>
          </w:divBdr>
        </w:div>
        <w:div w:id="1858494999">
          <w:marLeft w:val="480"/>
          <w:marRight w:val="0"/>
          <w:marTop w:val="0"/>
          <w:marBottom w:val="0"/>
          <w:divBdr>
            <w:top w:val="none" w:sz="0" w:space="0" w:color="auto"/>
            <w:left w:val="none" w:sz="0" w:space="0" w:color="auto"/>
            <w:bottom w:val="none" w:sz="0" w:space="0" w:color="auto"/>
            <w:right w:val="none" w:sz="0" w:space="0" w:color="auto"/>
          </w:divBdr>
        </w:div>
        <w:div w:id="98765617">
          <w:marLeft w:val="480"/>
          <w:marRight w:val="0"/>
          <w:marTop w:val="0"/>
          <w:marBottom w:val="0"/>
          <w:divBdr>
            <w:top w:val="none" w:sz="0" w:space="0" w:color="auto"/>
            <w:left w:val="none" w:sz="0" w:space="0" w:color="auto"/>
            <w:bottom w:val="none" w:sz="0" w:space="0" w:color="auto"/>
            <w:right w:val="none" w:sz="0" w:space="0" w:color="auto"/>
          </w:divBdr>
        </w:div>
        <w:div w:id="1748262756">
          <w:marLeft w:val="480"/>
          <w:marRight w:val="0"/>
          <w:marTop w:val="0"/>
          <w:marBottom w:val="0"/>
          <w:divBdr>
            <w:top w:val="none" w:sz="0" w:space="0" w:color="auto"/>
            <w:left w:val="none" w:sz="0" w:space="0" w:color="auto"/>
            <w:bottom w:val="none" w:sz="0" w:space="0" w:color="auto"/>
            <w:right w:val="none" w:sz="0" w:space="0" w:color="auto"/>
          </w:divBdr>
        </w:div>
        <w:div w:id="1121994119">
          <w:marLeft w:val="480"/>
          <w:marRight w:val="0"/>
          <w:marTop w:val="0"/>
          <w:marBottom w:val="0"/>
          <w:divBdr>
            <w:top w:val="none" w:sz="0" w:space="0" w:color="auto"/>
            <w:left w:val="none" w:sz="0" w:space="0" w:color="auto"/>
            <w:bottom w:val="none" w:sz="0" w:space="0" w:color="auto"/>
            <w:right w:val="none" w:sz="0" w:space="0" w:color="auto"/>
          </w:divBdr>
        </w:div>
        <w:div w:id="163981743">
          <w:marLeft w:val="480"/>
          <w:marRight w:val="0"/>
          <w:marTop w:val="0"/>
          <w:marBottom w:val="0"/>
          <w:divBdr>
            <w:top w:val="none" w:sz="0" w:space="0" w:color="auto"/>
            <w:left w:val="none" w:sz="0" w:space="0" w:color="auto"/>
            <w:bottom w:val="none" w:sz="0" w:space="0" w:color="auto"/>
            <w:right w:val="none" w:sz="0" w:space="0" w:color="auto"/>
          </w:divBdr>
        </w:div>
      </w:divsChild>
    </w:div>
    <w:div w:id="1443962327">
      <w:bodyDiv w:val="1"/>
      <w:marLeft w:val="0"/>
      <w:marRight w:val="0"/>
      <w:marTop w:val="0"/>
      <w:marBottom w:val="0"/>
      <w:divBdr>
        <w:top w:val="none" w:sz="0" w:space="0" w:color="auto"/>
        <w:left w:val="none" w:sz="0" w:space="0" w:color="auto"/>
        <w:bottom w:val="none" w:sz="0" w:space="0" w:color="auto"/>
        <w:right w:val="none" w:sz="0" w:space="0" w:color="auto"/>
      </w:divBdr>
      <w:divsChild>
        <w:div w:id="1895850545">
          <w:marLeft w:val="480"/>
          <w:marRight w:val="0"/>
          <w:marTop w:val="0"/>
          <w:marBottom w:val="0"/>
          <w:divBdr>
            <w:top w:val="none" w:sz="0" w:space="0" w:color="auto"/>
            <w:left w:val="none" w:sz="0" w:space="0" w:color="auto"/>
            <w:bottom w:val="none" w:sz="0" w:space="0" w:color="auto"/>
            <w:right w:val="none" w:sz="0" w:space="0" w:color="auto"/>
          </w:divBdr>
        </w:div>
        <w:div w:id="1775201757">
          <w:marLeft w:val="480"/>
          <w:marRight w:val="0"/>
          <w:marTop w:val="0"/>
          <w:marBottom w:val="0"/>
          <w:divBdr>
            <w:top w:val="none" w:sz="0" w:space="0" w:color="auto"/>
            <w:left w:val="none" w:sz="0" w:space="0" w:color="auto"/>
            <w:bottom w:val="none" w:sz="0" w:space="0" w:color="auto"/>
            <w:right w:val="none" w:sz="0" w:space="0" w:color="auto"/>
          </w:divBdr>
        </w:div>
        <w:div w:id="698893908">
          <w:marLeft w:val="480"/>
          <w:marRight w:val="0"/>
          <w:marTop w:val="0"/>
          <w:marBottom w:val="0"/>
          <w:divBdr>
            <w:top w:val="none" w:sz="0" w:space="0" w:color="auto"/>
            <w:left w:val="none" w:sz="0" w:space="0" w:color="auto"/>
            <w:bottom w:val="none" w:sz="0" w:space="0" w:color="auto"/>
            <w:right w:val="none" w:sz="0" w:space="0" w:color="auto"/>
          </w:divBdr>
        </w:div>
        <w:div w:id="206113696">
          <w:marLeft w:val="480"/>
          <w:marRight w:val="0"/>
          <w:marTop w:val="0"/>
          <w:marBottom w:val="0"/>
          <w:divBdr>
            <w:top w:val="none" w:sz="0" w:space="0" w:color="auto"/>
            <w:left w:val="none" w:sz="0" w:space="0" w:color="auto"/>
            <w:bottom w:val="none" w:sz="0" w:space="0" w:color="auto"/>
            <w:right w:val="none" w:sz="0" w:space="0" w:color="auto"/>
          </w:divBdr>
        </w:div>
        <w:div w:id="1901550429">
          <w:marLeft w:val="480"/>
          <w:marRight w:val="0"/>
          <w:marTop w:val="0"/>
          <w:marBottom w:val="0"/>
          <w:divBdr>
            <w:top w:val="none" w:sz="0" w:space="0" w:color="auto"/>
            <w:left w:val="none" w:sz="0" w:space="0" w:color="auto"/>
            <w:bottom w:val="none" w:sz="0" w:space="0" w:color="auto"/>
            <w:right w:val="none" w:sz="0" w:space="0" w:color="auto"/>
          </w:divBdr>
        </w:div>
        <w:div w:id="1820609897">
          <w:marLeft w:val="480"/>
          <w:marRight w:val="0"/>
          <w:marTop w:val="0"/>
          <w:marBottom w:val="0"/>
          <w:divBdr>
            <w:top w:val="none" w:sz="0" w:space="0" w:color="auto"/>
            <w:left w:val="none" w:sz="0" w:space="0" w:color="auto"/>
            <w:bottom w:val="none" w:sz="0" w:space="0" w:color="auto"/>
            <w:right w:val="none" w:sz="0" w:space="0" w:color="auto"/>
          </w:divBdr>
        </w:div>
        <w:div w:id="2057509482">
          <w:marLeft w:val="480"/>
          <w:marRight w:val="0"/>
          <w:marTop w:val="0"/>
          <w:marBottom w:val="0"/>
          <w:divBdr>
            <w:top w:val="none" w:sz="0" w:space="0" w:color="auto"/>
            <w:left w:val="none" w:sz="0" w:space="0" w:color="auto"/>
            <w:bottom w:val="none" w:sz="0" w:space="0" w:color="auto"/>
            <w:right w:val="none" w:sz="0" w:space="0" w:color="auto"/>
          </w:divBdr>
        </w:div>
        <w:div w:id="1033968780">
          <w:marLeft w:val="480"/>
          <w:marRight w:val="0"/>
          <w:marTop w:val="0"/>
          <w:marBottom w:val="0"/>
          <w:divBdr>
            <w:top w:val="none" w:sz="0" w:space="0" w:color="auto"/>
            <w:left w:val="none" w:sz="0" w:space="0" w:color="auto"/>
            <w:bottom w:val="none" w:sz="0" w:space="0" w:color="auto"/>
            <w:right w:val="none" w:sz="0" w:space="0" w:color="auto"/>
          </w:divBdr>
        </w:div>
        <w:div w:id="1687515234">
          <w:marLeft w:val="480"/>
          <w:marRight w:val="0"/>
          <w:marTop w:val="0"/>
          <w:marBottom w:val="0"/>
          <w:divBdr>
            <w:top w:val="none" w:sz="0" w:space="0" w:color="auto"/>
            <w:left w:val="none" w:sz="0" w:space="0" w:color="auto"/>
            <w:bottom w:val="none" w:sz="0" w:space="0" w:color="auto"/>
            <w:right w:val="none" w:sz="0" w:space="0" w:color="auto"/>
          </w:divBdr>
        </w:div>
        <w:div w:id="1538935124">
          <w:marLeft w:val="480"/>
          <w:marRight w:val="0"/>
          <w:marTop w:val="0"/>
          <w:marBottom w:val="0"/>
          <w:divBdr>
            <w:top w:val="none" w:sz="0" w:space="0" w:color="auto"/>
            <w:left w:val="none" w:sz="0" w:space="0" w:color="auto"/>
            <w:bottom w:val="none" w:sz="0" w:space="0" w:color="auto"/>
            <w:right w:val="none" w:sz="0" w:space="0" w:color="auto"/>
          </w:divBdr>
        </w:div>
        <w:div w:id="2139302650">
          <w:marLeft w:val="480"/>
          <w:marRight w:val="0"/>
          <w:marTop w:val="0"/>
          <w:marBottom w:val="0"/>
          <w:divBdr>
            <w:top w:val="none" w:sz="0" w:space="0" w:color="auto"/>
            <w:left w:val="none" w:sz="0" w:space="0" w:color="auto"/>
            <w:bottom w:val="none" w:sz="0" w:space="0" w:color="auto"/>
            <w:right w:val="none" w:sz="0" w:space="0" w:color="auto"/>
          </w:divBdr>
        </w:div>
        <w:div w:id="1220478966">
          <w:marLeft w:val="480"/>
          <w:marRight w:val="0"/>
          <w:marTop w:val="0"/>
          <w:marBottom w:val="0"/>
          <w:divBdr>
            <w:top w:val="none" w:sz="0" w:space="0" w:color="auto"/>
            <w:left w:val="none" w:sz="0" w:space="0" w:color="auto"/>
            <w:bottom w:val="none" w:sz="0" w:space="0" w:color="auto"/>
            <w:right w:val="none" w:sz="0" w:space="0" w:color="auto"/>
          </w:divBdr>
        </w:div>
        <w:div w:id="148791386">
          <w:marLeft w:val="480"/>
          <w:marRight w:val="0"/>
          <w:marTop w:val="0"/>
          <w:marBottom w:val="0"/>
          <w:divBdr>
            <w:top w:val="none" w:sz="0" w:space="0" w:color="auto"/>
            <w:left w:val="none" w:sz="0" w:space="0" w:color="auto"/>
            <w:bottom w:val="none" w:sz="0" w:space="0" w:color="auto"/>
            <w:right w:val="none" w:sz="0" w:space="0" w:color="auto"/>
          </w:divBdr>
        </w:div>
        <w:div w:id="1598098967">
          <w:marLeft w:val="480"/>
          <w:marRight w:val="0"/>
          <w:marTop w:val="0"/>
          <w:marBottom w:val="0"/>
          <w:divBdr>
            <w:top w:val="none" w:sz="0" w:space="0" w:color="auto"/>
            <w:left w:val="none" w:sz="0" w:space="0" w:color="auto"/>
            <w:bottom w:val="none" w:sz="0" w:space="0" w:color="auto"/>
            <w:right w:val="none" w:sz="0" w:space="0" w:color="auto"/>
          </w:divBdr>
        </w:div>
        <w:div w:id="1009216972">
          <w:marLeft w:val="480"/>
          <w:marRight w:val="0"/>
          <w:marTop w:val="0"/>
          <w:marBottom w:val="0"/>
          <w:divBdr>
            <w:top w:val="none" w:sz="0" w:space="0" w:color="auto"/>
            <w:left w:val="none" w:sz="0" w:space="0" w:color="auto"/>
            <w:bottom w:val="none" w:sz="0" w:space="0" w:color="auto"/>
            <w:right w:val="none" w:sz="0" w:space="0" w:color="auto"/>
          </w:divBdr>
        </w:div>
        <w:div w:id="474614349">
          <w:marLeft w:val="480"/>
          <w:marRight w:val="0"/>
          <w:marTop w:val="0"/>
          <w:marBottom w:val="0"/>
          <w:divBdr>
            <w:top w:val="none" w:sz="0" w:space="0" w:color="auto"/>
            <w:left w:val="none" w:sz="0" w:space="0" w:color="auto"/>
            <w:bottom w:val="none" w:sz="0" w:space="0" w:color="auto"/>
            <w:right w:val="none" w:sz="0" w:space="0" w:color="auto"/>
          </w:divBdr>
        </w:div>
        <w:div w:id="1023631507">
          <w:marLeft w:val="480"/>
          <w:marRight w:val="0"/>
          <w:marTop w:val="0"/>
          <w:marBottom w:val="0"/>
          <w:divBdr>
            <w:top w:val="none" w:sz="0" w:space="0" w:color="auto"/>
            <w:left w:val="none" w:sz="0" w:space="0" w:color="auto"/>
            <w:bottom w:val="none" w:sz="0" w:space="0" w:color="auto"/>
            <w:right w:val="none" w:sz="0" w:space="0" w:color="auto"/>
          </w:divBdr>
        </w:div>
        <w:div w:id="306209206">
          <w:marLeft w:val="480"/>
          <w:marRight w:val="0"/>
          <w:marTop w:val="0"/>
          <w:marBottom w:val="0"/>
          <w:divBdr>
            <w:top w:val="none" w:sz="0" w:space="0" w:color="auto"/>
            <w:left w:val="none" w:sz="0" w:space="0" w:color="auto"/>
            <w:bottom w:val="none" w:sz="0" w:space="0" w:color="auto"/>
            <w:right w:val="none" w:sz="0" w:space="0" w:color="auto"/>
          </w:divBdr>
        </w:div>
        <w:div w:id="280301789">
          <w:marLeft w:val="480"/>
          <w:marRight w:val="0"/>
          <w:marTop w:val="0"/>
          <w:marBottom w:val="0"/>
          <w:divBdr>
            <w:top w:val="none" w:sz="0" w:space="0" w:color="auto"/>
            <w:left w:val="none" w:sz="0" w:space="0" w:color="auto"/>
            <w:bottom w:val="none" w:sz="0" w:space="0" w:color="auto"/>
            <w:right w:val="none" w:sz="0" w:space="0" w:color="auto"/>
          </w:divBdr>
        </w:div>
        <w:div w:id="1494252864">
          <w:marLeft w:val="480"/>
          <w:marRight w:val="0"/>
          <w:marTop w:val="0"/>
          <w:marBottom w:val="0"/>
          <w:divBdr>
            <w:top w:val="none" w:sz="0" w:space="0" w:color="auto"/>
            <w:left w:val="none" w:sz="0" w:space="0" w:color="auto"/>
            <w:bottom w:val="none" w:sz="0" w:space="0" w:color="auto"/>
            <w:right w:val="none" w:sz="0" w:space="0" w:color="auto"/>
          </w:divBdr>
        </w:div>
        <w:div w:id="585770674">
          <w:marLeft w:val="480"/>
          <w:marRight w:val="0"/>
          <w:marTop w:val="0"/>
          <w:marBottom w:val="0"/>
          <w:divBdr>
            <w:top w:val="none" w:sz="0" w:space="0" w:color="auto"/>
            <w:left w:val="none" w:sz="0" w:space="0" w:color="auto"/>
            <w:bottom w:val="none" w:sz="0" w:space="0" w:color="auto"/>
            <w:right w:val="none" w:sz="0" w:space="0" w:color="auto"/>
          </w:divBdr>
        </w:div>
      </w:divsChild>
    </w:div>
    <w:div w:id="1455713981">
      <w:bodyDiv w:val="1"/>
      <w:marLeft w:val="0"/>
      <w:marRight w:val="0"/>
      <w:marTop w:val="0"/>
      <w:marBottom w:val="0"/>
      <w:divBdr>
        <w:top w:val="none" w:sz="0" w:space="0" w:color="auto"/>
        <w:left w:val="none" w:sz="0" w:space="0" w:color="auto"/>
        <w:bottom w:val="none" w:sz="0" w:space="0" w:color="auto"/>
        <w:right w:val="none" w:sz="0" w:space="0" w:color="auto"/>
      </w:divBdr>
      <w:divsChild>
        <w:div w:id="1666742963">
          <w:marLeft w:val="480"/>
          <w:marRight w:val="0"/>
          <w:marTop w:val="0"/>
          <w:marBottom w:val="0"/>
          <w:divBdr>
            <w:top w:val="none" w:sz="0" w:space="0" w:color="auto"/>
            <w:left w:val="none" w:sz="0" w:space="0" w:color="auto"/>
            <w:bottom w:val="none" w:sz="0" w:space="0" w:color="auto"/>
            <w:right w:val="none" w:sz="0" w:space="0" w:color="auto"/>
          </w:divBdr>
        </w:div>
        <w:div w:id="1008291506">
          <w:marLeft w:val="480"/>
          <w:marRight w:val="0"/>
          <w:marTop w:val="0"/>
          <w:marBottom w:val="0"/>
          <w:divBdr>
            <w:top w:val="none" w:sz="0" w:space="0" w:color="auto"/>
            <w:left w:val="none" w:sz="0" w:space="0" w:color="auto"/>
            <w:bottom w:val="none" w:sz="0" w:space="0" w:color="auto"/>
            <w:right w:val="none" w:sz="0" w:space="0" w:color="auto"/>
          </w:divBdr>
        </w:div>
        <w:div w:id="1985036882">
          <w:marLeft w:val="480"/>
          <w:marRight w:val="0"/>
          <w:marTop w:val="0"/>
          <w:marBottom w:val="0"/>
          <w:divBdr>
            <w:top w:val="none" w:sz="0" w:space="0" w:color="auto"/>
            <w:left w:val="none" w:sz="0" w:space="0" w:color="auto"/>
            <w:bottom w:val="none" w:sz="0" w:space="0" w:color="auto"/>
            <w:right w:val="none" w:sz="0" w:space="0" w:color="auto"/>
          </w:divBdr>
        </w:div>
        <w:div w:id="1413352072">
          <w:marLeft w:val="480"/>
          <w:marRight w:val="0"/>
          <w:marTop w:val="0"/>
          <w:marBottom w:val="0"/>
          <w:divBdr>
            <w:top w:val="none" w:sz="0" w:space="0" w:color="auto"/>
            <w:left w:val="none" w:sz="0" w:space="0" w:color="auto"/>
            <w:bottom w:val="none" w:sz="0" w:space="0" w:color="auto"/>
            <w:right w:val="none" w:sz="0" w:space="0" w:color="auto"/>
          </w:divBdr>
        </w:div>
        <w:div w:id="560288217">
          <w:marLeft w:val="480"/>
          <w:marRight w:val="0"/>
          <w:marTop w:val="0"/>
          <w:marBottom w:val="0"/>
          <w:divBdr>
            <w:top w:val="none" w:sz="0" w:space="0" w:color="auto"/>
            <w:left w:val="none" w:sz="0" w:space="0" w:color="auto"/>
            <w:bottom w:val="none" w:sz="0" w:space="0" w:color="auto"/>
            <w:right w:val="none" w:sz="0" w:space="0" w:color="auto"/>
          </w:divBdr>
        </w:div>
        <w:div w:id="1011496011">
          <w:marLeft w:val="480"/>
          <w:marRight w:val="0"/>
          <w:marTop w:val="0"/>
          <w:marBottom w:val="0"/>
          <w:divBdr>
            <w:top w:val="none" w:sz="0" w:space="0" w:color="auto"/>
            <w:left w:val="none" w:sz="0" w:space="0" w:color="auto"/>
            <w:bottom w:val="none" w:sz="0" w:space="0" w:color="auto"/>
            <w:right w:val="none" w:sz="0" w:space="0" w:color="auto"/>
          </w:divBdr>
        </w:div>
        <w:div w:id="845093804">
          <w:marLeft w:val="480"/>
          <w:marRight w:val="0"/>
          <w:marTop w:val="0"/>
          <w:marBottom w:val="0"/>
          <w:divBdr>
            <w:top w:val="none" w:sz="0" w:space="0" w:color="auto"/>
            <w:left w:val="none" w:sz="0" w:space="0" w:color="auto"/>
            <w:bottom w:val="none" w:sz="0" w:space="0" w:color="auto"/>
            <w:right w:val="none" w:sz="0" w:space="0" w:color="auto"/>
          </w:divBdr>
        </w:div>
        <w:div w:id="1952515371">
          <w:marLeft w:val="480"/>
          <w:marRight w:val="0"/>
          <w:marTop w:val="0"/>
          <w:marBottom w:val="0"/>
          <w:divBdr>
            <w:top w:val="none" w:sz="0" w:space="0" w:color="auto"/>
            <w:left w:val="none" w:sz="0" w:space="0" w:color="auto"/>
            <w:bottom w:val="none" w:sz="0" w:space="0" w:color="auto"/>
            <w:right w:val="none" w:sz="0" w:space="0" w:color="auto"/>
          </w:divBdr>
        </w:div>
        <w:div w:id="1908952458">
          <w:marLeft w:val="480"/>
          <w:marRight w:val="0"/>
          <w:marTop w:val="0"/>
          <w:marBottom w:val="0"/>
          <w:divBdr>
            <w:top w:val="none" w:sz="0" w:space="0" w:color="auto"/>
            <w:left w:val="none" w:sz="0" w:space="0" w:color="auto"/>
            <w:bottom w:val="none" w:sz="0" w:space="0" w:color="auto"/>
            <w:right w:val="none" w:sz="0" w:space="0" w:color="auto"/>
          </w:divBdr>
        </w:div>
        <w:div w:id="1817911619">
          <w:marLeft w:val="480"/>
          <w:marRight w:val="0"/>
          <w:marTop w:val="0"/>
          <w:marBottom w:val="0"/>
          <w:divBdr>
            <w:top w:val="none" w:sz="0" w:space="0" w:color="auto"/>
            <w:left w:val="none" w:sz="0" w:space="0" w:color="auto"/>
            <w:bottom w:val="none" w:sz="0" w:space="0" w:color="auto"/>
            <w:right w:val="none" w:sz="0" w:space="0" w:color="auto"/>
          </w:divBdr>
        </w:div>
        <w:div w:id="875704574">
          <w:marLeft w:val="480"/>
          <w:marRight w:val="0"/>
          <w:marTop w:val="0"/>
          <w:marBottom w:val="0"/>
          <w:divBdr>
            <w:top w:val="none" w:sz="0" w:space="0" w:color="auto"/>
            <w:left w:val="none" w:sz="0" w:space="0" w:color="auto"/>
            <w:bottom w:val="none" w:sz="0" w:space="0" w:color="auto"/>
            <w:right w:val="none" w:sz="0" w:space="0" w:color="auto"/>
          </w:divBdr>
        </w:div>
        <w:div w:id="717241219">
          <w:marLeft w:val="480"/>
          <w:marRight w:val="0"/>
          <w:marTop w:val="0"/>
          <w:marBottom w:val="0"/>
          <w:divBdr>
            <w:top w:val="none" w:sz="0" w:space="0" w:color="auto"/>
            <w:left w:val="none" w:sz="0" w:space="0" w:color="auto"/>
            <w:bottom w:val="none" w:sz="0" w:space="0" w:color="auto"/>
            <w:right w:val="none" w:sz="0" w:space="0" w:color="auto"/>
          </w:divBdr>
        </w:div>
        <w:div w:id="714088269">
          <w:marLeft w:val="480"/>
          <w:marRight w:val="0"/>
          <w:marTop w:val="0"/>
          <w:marBottom w:val="0"/>
          <w:divBdr>
            <w:top w:val="none" w:sz="0" w:space="0" w:color="auto"/>
            <w:left w:val="none" w:sz="0" w:space="0" w:color="auto"/>
            <w:bottom w:val="none" w:sz="0" w:space="0" w:color="auto"/>
            <w:right w:val="none" w:sz="0" w:space="0" w:color="auto"/>
          </w:divBdr>
        </w:div>
        <w:div w:id="1555579360">
          <w:marLeft w:val="480"/>
          <w:marRight w:val="0"/>
          <w:marTop w:val="0"/>
          <w:marBottom w:val="0"/>
          <w:divBdr>
            <w:top w:val="none" w:sz="0" w:space="0" w:color="auto"/>
            <w:left w:val="none" w:sz="0" w:space="0" w:color="auto"/>
            <w:bottom w:val="none" w:sz="0" w:space="0" w:color="auto"/>
            <w:right w:val="none" w:sz="0" w:space="0" w:color="auto"/>
          </w:divBdr>
        </w:div>
        <w:div w:id="1330866189">
          <w:marLeft w:val="480"/>
          <w:marRight w:val="0"/>
          <w:marTop w:val="0"/>
          <w:marBottom w:val="0"/>
          <w:divBdr>
            <w:top w:val="none" w:sz="0" w:space="0" w:color="auto"/>
            <w:left w:val="none" w:sz="0" w:space="0" w:color="auto"/>
            <w:bottom w:val="none" w:sz="0" w:space="0" w:color="auto"/>
            <w:right w:val="none" w:sz="0" w:space="0" w:color="auto"/>
          </w:divBdr>
        </w:div>
        <w:div w:id="1649166028">
          <w:marLeft w:val="480"/>
          <w:marRight w:val="0"/>
          <w:marTop w:val="0"/>
          <w:marBottom w:val="0"/>
          <w:divBdr>
            <w:top w:val="none" w:sz="0" w:space="0" w:color="auto"/>
            <w:left w:val="none" w:sz="0" w:space="0" w:color="auto"/>
            <w:bottom w:val="none" w:sz="0" w:space="0" w:color="auto"/>
            <w:right w:val="none" w:sz="0" w:space="0" w:color="auto"/>
          </w:divBdr>
        </w:div>
        <w:div w:id="551692030">
          <w:marLeft w:val="480"/>
          <w:marRight w:val="0"/>
          <w:marTop w:val="0"/>
          <w:marBottom w:val="0"/>
          <w:divBdr>
            <w:top w:val="none" w:sz="0" w:space="0" w:color="auto"/>
            <w:left w:val="none" w:sz="0" w:space="0" w:color="auto"/>
            <w:bottom w:val="none" w:sz="0" w:space="0" w:color="auto"/>
            <w:right w:val="none" w:sz="0" w:space="0" w:color="auto"/>
          </w:divBdr>
        </w:div>
        <w:div w:id="1986162466">
          <w:marLeft w:val="480"/>
          <w:marRight w:val="0"/>
          <w:marTop w:val="0"/>
          <w:marBottom w:val="0"/>
          <w:divBdr>
            <w:top w:val="none" w:sz="0" w:space="0" w:color="auto"/>
            <w:left w:val="none" w:sz="0" w:space="0" w:color="auto"/>
            <w:bottom w:val="none" w:sz="0" w:space="0" w:color="auto"/>
            <w:right w:val="none" w:sz="0" w:space="0" w:color="auto"/>
          </w:divBdr>
        </w:div>
      </w:divsChild>
    </w:div>
    <w:div w:id="1507095540">
      <w:bodyDiv w:val="1"/>
      <w:marLeft w:val="0"/>
      <w:marRight w:val="0"/>
      <w:marTop w:val="0"/>
      <w:marBottom w:val="0"/>
      <w:divBdr>
        <w:top w:val="none" w:sz="0" w:space="0" w:color="auto"/>
        <w:left w:val="none" w:sz="0" w:space="0" w:color="auto"/>
        <w:bottom w:val="none" w:sz="0" w:space="0" w:color="auto"/>
        <w:right w:val="none" w:sz="0" w:space="0" w:color="auto"/>
      </w:divBdr>
      <w:divsChild>
        <w:div w:id="968589033">
          <w:marLeft w:val="480"/>
          <w:marRight w:val="0"/>
          <w:marTop w:val="0"/>
          <w:marBottom w:val="0"/>
          <w:divBdr>
            <w:top w:val="none" w:sz="0" w:space="0" w:color="auto"/>
            <w:left w:val="none" w:sz="0" w:space="0" w:color="auto"/>
            <w:bottom w:val="none" w:sz="0" w:space="0" w:color="auto"/>
            <w:right w:val="none" w:sz="0" w:space="0" w:color="auto"/>
          </w:divBdr>
        </w:div>
        <w:div w:id="1110206066">
          <w:marLeft w:val="480"/>
          <w:marRight w:val="0"/>
          <w:marTop w:val="0"/>
          <w:marBottom w:val="0"/>
          <w:divBdr>
            <w:top w:val="none" w:sz="0" w:space="0" w:color="auto"/>
            <w:left w:val="none" w:sz="0" w:space="0" w:color="auto"/>
            <w:bottom w:val="none" w:sz="0" w:space="0" w:color="auto"/>
            <w:right w:val="none" w:sz="0" w:space="0" w:color="auto"/>
          </w:divBdr>
        </w:div>
        <w:div w:id="1477337139">
          <w:marLeft w:val="480"/>
          <w:marRight w:val="0"/>
          <w:marTop w:val="0"/>
          <w:marBottom w:val="0"/>
          <w:divBdr>
            <w:top w:val="none" w:sz="0" w:space="0" w:color="auto"/>
            <w:left w:val="none" w:sz="0" w:space="0" w:color="auto"/>
            <w:bottom w:val="none" w:sz="0" w:space="0" w:color="auto"/>
            <w:right w:val="none" w:sz="0" w:space="0" w:color="auto"/>
          </w:divBdr>
        </w:div>
        <w:div w:id="158619409">
          <w:marLeft w:val="480"/>
          <w:marRight w:val="0"/>
          <w:marTop w:val="0"/>
          <w:marBottom w:val="0"/>
          <w:divBdr>
            <w:top w:val="none" w:sz="0" w:space="0" w:color="auto"/>
            <w:left w:val="none" w:sz="0" w:space="0" w:color="auto"/>
            <w:bottom w:val="none" w:sz="0" w:space="0" w:color="auto"/>
            <w:right w:val="none" w:sz="0" w:space="0" w:color="auto"/>
          </w:divBdr>
        </w:div>
        <w:div w:id="909192375">
          <w:marLeft w:val="480"/>
          <w:marRight w:val="0"/>
          <w:marTop w:val="0"/>
          <w:marBottom w:val="0"/>
          <w:divBdr>
            <w:top w:val="none" w:sz="0" w:space="0" w:color="auto"/>
            <w:left w:val="none" w:sz="0" w:space="0" w:color="auto"/>
            <w:bottom w:val="none" w:sz="0" w:space="0" w:color="auto"/>
            <w:right w:val="none" w:sz="0" w:space="0" w:color="auto"/>
          </w:divBdr>
        </w:div>
        <w:div w:id="1463812772">
          <w:marLeft w:val="480"/>
          <w:marRight w:val="0"/>
          <w:marTop w:val="0"/>
          <w:marBottom w:val="0"/>
          <w:divBdr>
            <w:top w:val="none" w:sz="0" w:space="0" w:color="auto"/>
            <w:left w:val="none" w:sz="0" w:space="0" w:color="auto"/>
            <w:bottom w:val="none" w:sz="0" w:space="0" w:color="auto"/>
            <w:right w:val="none" w:sz="0" w:space="0" w:color="auto"/>
          </w:divBdr>
        </w:div>
        <w:div w:id="1499737456">
          <w:marLeft w:val="480"/>
          <w:marRight w:val="0"/>
          <w:marTop w:val="0"/>
          <w:marBottom w:val="0"/>
          <w:divBdr>
            <w:top w:val="none" w:sz="0" w:space="0" w:color="auto"/>
            <w:left w:val="none" w:sz="0" w:space="0" w:color="auto"/>
            <w:bottom w:val="none" w:sz="0" w:space="0" w:color="auto"/>
            <w:right w:val="none" w:sz="0" w:space="0" w:color="auto"/>
          </w:divBdr>
        </w:div>
        <w:div w:id="1337609146">
          <w:marLeft w:val="480"/>
          <w:marRight w:val="0"/>
          <w:marTop w:val="0"/>
          <w:marBottom w:val="0"/>
          <w:divBdr>
            <w:top w:val="none" w:sz="0" w:space="0" w:color="auto"/>
            <w:left w:val="none" w:sz="0" w:space="0" w:color="auto"/>
            <w:bottom w:val="none" w:sz="0" w:space="0" w:color="auto"/>
            <w:right w:val="none" w:sz="0" w:space="0" w:color="auto"/>
          </w:divBdr>
        </w:div>
      </w:divsChild>
    </w:div>
    <w:div w:id="1541898039">
      <w:bodyDiv w:val="1"/>
      <w:marLeft w:val="0"/>
      <w:marRight w:val="0"/>
      <w:marTop w:val="0"/>
      <w:marBottom w:val="0"/>
      <w:divBdr>
        <w:top w:val="none" w:sz="0" w:space="0" w:color="auto"/>
        <w:left w:val="none" w:sz="0" w:space="0" w:color="auto"/>
        <w:bottom w:val="none" w:sz="0" w:space="0" w:color="auto"/>
        <w:right w:val="none" w:sz="0" w:space="0" w:color="auto"/>
      </w:divBdr>
      <w:divsChild>
        <w:div w:id="1573347017">
          <w:marLeft w:val="480"/>
          <w:marRight w:val="0"/>
          <w:marTop w:val="0"/>
          <w:marBottom w:val="0"/>
          <w:divBdr>
            <w:top w:val="none" w:sz="0" w:space="0" w:color="auto"/>
            <w:left w:val="none" w:sz="0" w:space="0" w:color="auto"/>
            <w:bottom w:val="none" w:sz="0" w:space="0" w:color="auto"/>
            <w:right w:val="none" w:sz="0" w:space="0" w:color="auto"/>
          </w:divBdr>
        </w:div>
        <w:div w:id="185824934">
          <w:marLeft w:val="480"/>
          <w:marRight w:val="0"/>
          <w:marTop w:val="0"/>
          <w:marBottom w:val="0"/>
          <w:divBdr>
            <w:top w:val="none" w:sz="0" w:space="0" w:color="auto"/>
            <w:left w:val="none" w:sz="0" w:space="0" w:color="auto"/>
            <w:bottom w:val="none" w:sz="0" w:space="0" w:color="auto"/>
            <w:right w:val="none" w:sz="0" w:space="0" w:color="auto"/>
          </w:divBdr>
        </w:div>
        <w:div w:id="1648123778">
          <w:marLeft w:val="480"/>
          <w:marRight w:val="0"/>
          <w:marTop w:val="0"/>
          <w:marBottom w:val="0"/>
          <w:divBdr>
            <w:top w:val="none" w:sz="0" w:space="0" w:color="auto"/>
            <w:left w:val="none" w:sz="0" w:space="0" w:color="auto"/>
            <w:bottom w:val="none" w:sz="0" w:space="0" w:color="auto"/>
            <w:right w:val="none" w:sz="0" w:space="0" w:color="auto"/>
          </w:divBdr>
        </w:div>
        <w:div w:id="794837310">
          <w:marLeft w:val="480"/>
          <w:marRight w:val="0"/>
          <w:marTop w:val="0"/>
          <w:marBottom w:val="0"/>
          <w:divBdr>
            <w:top w:val="none" w:sz="0" w:space="0" w:color="auto"/>
            <w:left w:val="none" w:sz="0" w:space="0" w:color="auto"/>
            <w:bottom w:val="none" w:sz="0" w:space="0" w:color="auto"/>
            <w:right w:val="none" w:sz="0" w:space="0" w:color="auto"/>
          </w:divBdr>
        </w:div>
        <w:div w:id="89544455">
          <w:marLeft w:val="480"/>
          <w:marRight w:val="0"/>
          <w:marTop w:val="0"/>
          <w:marBottom w:val="0"/>
          <w:divBdr>
            <w:top w:val="none" w:sz="0" w:space="0" w:color="auto"/>
            <w:left w:val="none" w:sz="0" w:space="0" w:color="auto"/>
            <w:bottom w:val="none" w:sz="0" w:space="0" w:color="auto"/>
            <w:right w:val="none" w:sz="0" w:space="0" w:color="auto"/>
          </w:divBdr>
        </w:div>
        <w:div w:id="466747549">
          <w:marLeft w:val="480"/>
          <w:marRight w:val="0"/>
          <w:marTop w:val="0"/>
          <w:marBottom w:val="0"/>
          <w:divBdr>
            <w:top w:val="none" w:sz="0" w:space="0" w:color="auto"/>
            <w:left w:val="none" w:sz="0" w:space="0" w:color="auto"/>
            <w:bottom w:val="none" w:sz="0" w:space="0" w:color="auto"/>
            <w:right w:val="none" w:sz="0" w:space="0" w:color="auto"/>
          </w:divBdr>
        </w:div>
        <w:div w:id="537815307">
          <w:marLeft w:val="480"/>
          <w:marRight w:val="0"/>
          <w:marTop w:val="0"/>
          <w:marBottom w:val="0"/>
          <w:divBdr>
            <w:top w:val="none" w:sz="0" w:space="0" w:color="auto"/>
            <w:left w:val="none" w:sz="0" w:space="0" w:color="auto"/>
            <w:bottom w:val="none" w:sz="0" w:space="0" w:color="auto"/>
            <w:right w:val="none" w:sz="0" w:space="0" w:color="auto"/>
          </w:divBdr>
        </w:div>
        <w:div w:id="1351830932">
          <w:marLeft w:val="480"/>
          <w:marRight w:val="0"/>
          <w:marTop w:val="0"/>
          <w:marBottom w:val="0"/>
          <w:divBdr>
            <w:top w:val="none" w:sz="0" w:space="0" w:color="auto"/>
            <w:left w:val="none" w:sz="0" w:space="0" w:color="auto"/>
            <w:bottom w:val="none" w:sz="0" w:space="0" w:color="auto"/>
            <w:right w:val="none" w:sz="0" w:space="0" w:color="auto"/>
          </w:divBdr>
        </w:div>
        <w:div w:id="1031689408">
          <w:marLeft w:val="480"/>
          <w:marRight w:val="0"/>
          <w:marTop w:val="0"/>
          <w:marBottom w:val="0"/>
          <w:divBdr>
            <w:top w:val="none" w:sz="0" w:space="0" w:color="auto"/>
            <w:left w:val="none" w:sz="0" w:space="0" w:color="auto"/>
            <w:bottom w:val="none" w:sz="0" w:space="0" w:color="auto"/>
            <w:right w:val="none" w:sz="0" w:space="0" w:color="auto"/>
          </w:divBdr>
        </w:div>
        <w:div w:id="455568844">
          <w:marLeft w:val="480"/>
          <w:marRight w:val="0"/>
          <w:marTop w:val="0"/>
          <w:marBottom w:val="0"/>
          <w:divBdr>
            <w:top w:val="none" w:sz="0" w:space="0" w:color="auto"/>
            <w:left w:val="none" w:sz="0" w:space="0" w:color="auto"/>
            <w:bottom w:val="none" w:sz="0" w:space="0" w:color="auto"/>
            <w:right w:val="none" w:sz="0" w:space="0" w:color="auto"/>
          </w:divBdr>
        </w:div>
        <w:div w:id="1676107348">
          <w:marLeft w:val="480"/>
          <w:marRight w:val="0"/>
          <w:marTop w:val="0"/>
          <w:marBottom w:val="0"/>
          <w:divBdr>
            <w:top w:val="none" w:sz="0" w:space="0" w:color="auto"/>
            <w:left w:val="none" w:sz="0" w:space="0" w:color="auto"/>
            <w:bottom w:val="none" w:sz="0" w:space="0" w:color="auto"/>
            <w:right w:val="none" w:sz="0" w:space="0" w:color="auto"/>
          </w:divBdr>
        </w:div>
        <w:div w:id="1873571747">
          <w:marLeft w:val="480"/>
          <w:marRight w:val="0"/>
          <w:marTop w:val="0"/>
          <w:marBottom w:val="0"/>
          <w:divBdr>
            <w:top w:val="none" w:sz="0" w:space="0" w:color="auto"/>
            <w:left w:val="none" w:sz="0" w:space="0" w:color="auto"/>
            <w:bottom w:val="none" w:sz="0" w:space="0" w:color="auto"/>
            <w:right w:val="none" w:sz="0" w:space="0" w:color="auto"/>
          </w:divBdr>
        </w:div>
        <w:div w:id="246693185">
          <w:marLeft w:val="480"/>
          <w:marRight w:val="0"/>
          <w:marTop w:val="0"/>
          <w:marBottom w:val="0"/>
          <w:divBdr>
            <w:top w:val="none" w:sz="0" w:space="0" w:color="auto"/>
            <w:left w:val="none" w:sz="0" w:space="0" w:color="auto"/>
            <w:bottom w:val="none" w:sz="0" w:space="0" w:color="auto"/>
            <w:right w:val="none" w:sz="0" w:space="0" w:color="auto"/>
          </w:divBdr>
        </w:div>
      </w:divsChild>
    </w:div>
    <w:div w:id="1544250407">
      <w:bodyDiv w:val="1"/>
      <w:marLeft w:val="0"/>
      <w:marRight w:val="0"/>
      <w:marTop w:val="0"/>
      <w:marBottom w:val="0"/>
      <w:divBdr>
        <w:top w:val="none" w:sz="0" w:space="0" w:color="auto"/>
        <w:left w:val="none" w:sz="0" w:space="0" w:color="auto"/>
        <w:bottom w:val="none" w:sz="0" w:space="0" w:color="auto"/>
        <w:right w:val="none" w:sz="0" w:space="0" w:color="auto"/>
      </w:divBdr>
      <w:divsChild>
        <w:div w:id="1254242346">
          <w:marLeft w:val="480"/>
          <w:marRight w:val="0"/>
          <w:marTop w:val="0"/>
          <w:marBottom w:val="0"/>
          <w:divBdr>
            <w:top w:val="none" w:sz="0" w:space="0" w:color="auto"/>
            <w:left w:val="none" w:sz="0" w:space="0" w:color="auto"/>
            <w:bottom w:val="none" w:sz="0" w:space="0" w:color="auto"/>
            <w:right w:val="none" w:sz="0" w:space="0" w:color="auto"/>
          </w:divBdr>
        </w:div>
        <w:div w:id="1140725884">
          <w:marLeft w:val="480"/>
          <w:marRight w:val="0"/>
          <w:marTop w:val="0"/>
          <w:marBottom w:val="0"/>
          <w:divBdr>
            <w:top w:val="none" w:sz="0" w:space="0" w:color="auto"/>
            <w:left w:val="none" w:sz="0" w:space="0" w:color="auto"/>
            <w:bottom w:val="none" w:sz="0" w:space="0" w:color="auto"/>
            <w:right w:val="none" w:sz="0" w:space="0" w:color="auto"/>
          </w:divBdr>
        </w:div>
        <w:div w:id="597524133">
          <w:marLeft w:val="480"/>
          <w:marRight w:val="0"/>
          <w:marTop w:val="0"/>
          <w:marBottom w:val="0"/>
          <w:divBdr>
            <w:top w:val="none" w:sz="0" w:space="0" w:color="auto"/>
            <w:left w:val="none" w:sz="0" w:space="0" w:color="auto"/>
            <w:bottom w:val="none" w:sz="0" w:space="0" w:color="auto"/>
            <w:right w:val="none" w:sz="0" w:space="0" w:color="auto"/>
          </w:divBdr>
        </w:div>
        <w:div w:id="842092381">
          <w:marLeft w:val="480"/>
          <w:marRight w:val="0"/>
          <w:marTop w:val="0"/>
          <w:marBottom w:val="0"/>
          <w:divBdr>
            <w:top w:val="none" w:sz="0" w:space="0" w:color="auto"/>
            <w:left w:val="none" w:sz="0" w:space="0" w:color="auto"/>
            <w:bottom w:val="none" w:sz="0" w:space="0" w:color="auto"/>
            <w:right w:val="none" w:sz="0" w:space="0" w:color="auto"/>
          </w:divBdr>
        </w:div>
        <w:div w:id="1123156338">
          <w:marLeft w:val="480"/>
          <w:marRight w:val="0"/>
          <w:marTop w:val="0"/>
          <w:marBottom w:val="0"/>
          <w:divBdr>
            <w:top w:val="none" w:sz="0" w:space="0" w:color="auto"/>
            <w:left w:val="none" w:sz="0" w:space="0" w:color="auto"/>
            <w:bottom w:val="none" w:sz="0" w:space="0" w:color="auto"/>
            <w:right w:val="none" w:sz="0" w:space="0" w:color="auto"/>
          </w:divBdr>
        </w:div>
        <w:div w:id="2002658526">
          <w:marLeft w:val="480"/>
          <w:marRight w:val="0"/>
          <w:marTop w:val="0"/>
          <w:marBottom w:val="0"/>
          <w:divBdr>
            <w:top w:val="none" w:sz="0" w:space="0" w:color="auto"/>
            <w:left w:val="none" w:sz="0" w:space="0" w:color="auto"/>
            <w:bottom w:val="none" w:sz="0" w:space="0" w:color="auto"/>
            <w:right w:val="none" w:sz="0" w:space="0" w:color="auto"/>
          </w:divBdr>
        </w:div>
        <w:div w:id="1508792623">
          <w:marLeft w:val="480"/>
          <w:marRight w:val="0"/>
          <w:marTop w:val="0"/>
          <w:marBottom w:val="0"/>
          <w:divBdr>
            <w:top w:val="none" w:sz="0" w:space="0" w:color="auto"/>
            <w:left w:val="none" w:sz="0" w:space="0" w:color="auto"/>
            <w:bottom w:val="none" w:sz="0" w:space="0" w:color="auto"/>
            <w:right w:val="none" w:sz="0" w:space="0" w:color="auto"/>
          </w:divBdr>
        </w:div>
        <w:div w:id="946354281">
          <w:marLeft w:val="480"/>
          <w:marRight w:val="0"/>
          <w:marTop w:val="0"/>
          <w:marBottom w:val="0"/>
          <w:divBdr>
            <w:top w:val="none" w:sz="0" w:space="0" w:color="auto"/>
            <w:left w:val="none" w:sz="0" w:space="0" w:color="auto"/>
            <w:bottom w:val="none" w:sz="0" w:space="0" w:color="auto"/>
            <w:right w:val="none" w:sz="0" w:space="0" w:color="auto"/>
          </w:divBdr>
        </w:div>
        <w:div w:id="244806975">
          <w:marLeft w:val="480"/>
          <w:marRight w:val="0"/>
          <w:marTop w:val="0"/>
          <w:marBottom w:val="0"/>
          <w:divBdr>
            <w:top w:val="none" w:sz="0" w:space="0" w:color="auto"/>
            <w:left w:val="none" w:sz="0" w:space="0" w:color="auto"/>
            <w:bottom w:val="none" w:sz="0" w:space="0" w:color="auto"/>
            <w:right w:val="none" w:sz="0" w:space="0" w:color="auto"/>
          </w:divBdr>
        </w:div>
        <w:div w:id="1376350356">
          <w:marLeft w:val="480"/>
          <w:marRight w:val="0"/>
          <w:marTop w:val="0"/>
          <w:marBottom w:val="0"/>
          <w:divBdr>
            <w:top w:val="none" w:sz="0" w:space="0" w:color="auto"/>
            <w:left w:val="none" w:sz="0" w:space="0" w:color="auto"/>
            <w:bottom w:val="none" w:sz="0" w:space="0" w:color="auto"/>
            <w:right w:val="none" w:sz="0" w:space="0" w:color="auto"/>
          </w:divBdr>
        </w:div>
        <w:div w:id="1063337367">
          <w:marLeft w:val="480"/>
          <w:marRight w:val="0"/>
          <w:marTop w:val="0"/>
          <w:marBottom w:val="0"/>
          <w:divBdr>
            <w:top w:val="none" w:sz="0" w:space="0" w:color="auto"/>
            <w:left w:val="none" w:sz="0" w:space="0" w:color="auto"/>
            <w:bottom w:val="none" w:sz="0" w:space="0" w:color="auto"/>
            <w:right w:val="none" w:sz="0" w:space="0" w:color="auto"/>
          </w:divBdr>
        </w:div>
        <w:div w:id="646544505">
          <w:marLeft w:val="480"/>
          <w:marRight w:val="0"/>
          <w:marTop w:val="0"/>
          <w:marBottom w:val="0"/>
          <w:divBdr>
            <w:top w:val="none" w:sz="0" w:space="0" w:color="auto"/>
            <w:left w:val="none" w:sz="0" w:space="0" w:color="auto"/>
            <w:bottom w:val="none" w:sz="0" w:space="0" w:color="auto"/>
            <w:right w:val="none" w:sz="0" w:space="0" w:color="auto"/>
          </w:divBdr>
        </w:div>
        <w:div w:id="77795689">
          <w:marLeft w:val="480"/>
          <w:marRight w:val="0"/>
          <w:marTop w:val="0"/>
          <w:marBottom w:val="0"/>
          <w:divBdr>
            <w:top w:val="none" w:sz="0" w:space="0" w:color="auto"/>
            <w:left w:val="none" w:sz="0" w:space="0" w:color="auto"/>
            <w:bottom w:val="none" w:sz="0" w:space="0" w:color="auto"/>
            <w:right w:val="none" w:sz="0" w:space="0" w:color="auto"/>
          </w:divBdr>
        </w:div>
        <w:div w:id="1818523465">
          <w:marLeft w:val="480"/>
          <w:marRight w:val="0"/>
          <w:marTop w:val="0"/>
          <w:marBottom w:val="0"/>
          <w:divBdr>
            <w:top w:val="none" w:sz="0" w:space="0" w:color="auto"/>
            <w:left w:val="none" w:sz="0" w:space="0" w:color="auto"/>
            <w:bottom w:val="none" w:sz="0" w:space="0" w:color="auto"/>
            <w:right w:val="none" w:sz="0" w:space="0" w:color="auto"/>
          </w:divBdr>
        </w:div>
        <w:div w:id="1968973859">
          <w:marLeft w:val="480"/>
          <w:marRight w:val="0"/>
          <w:marTop w:val="0"/>
          <w:marBottom w:val="0"/>
          <w:divBdr>
            <w:top w:val="none" w:sz="0" w:space="0" w:color="auto"/>
            <w:left w:val="none" w:sz="0" w:space="0" w:color="auto"/>
            <w:bottom w:val="none" w:sz="0" w:space="0" w:color="auto"/>
            <w:right w:val="none" w:sz="0" w:space="0" w:color="auto"/>
          </w:divBdr>
        </w:div>
        <w:div w:id="812479046">
          <w:marLeft w:val="480"/>
          <w:marRight w:val="0"/>
          <w:marTop w:val="0"/>
          <w:marBottom w:val="0"/>
          <w:divBdr>
            <w:top w:val="none" w:sz="0" w:space="0" w:color="auto"/>
            <w:left w:val="none" w:sz="0" w:space="0" w:color="auto"/>
            <w:bottom w:val="none" w:sz="0" w:space="0" w:color="auto"/>
            <w:right w:val="none" w:sz="0" w:space="0" w:color="auto"/>
          </w:divBdr>
        </w:div>
        <w:div w:id="1891724741">
          <w:marLeft w:val="480"/>
          <w:marRight w:val="0"/>
          <w:marTop w:val="0"/>
          <w:marBottom w:val="0"/>
          <w:divBdr>
            <w:top w:val="none" w:sz="0" w:space="0" w:color="auto"/>
            <w:left w:val="none" w:sz="0" w:space="0" w:color="auto"/>
            <w:bottom w:val="none" w:sz="0" w:space="0" w:color="auto"/>
            <w:right w:val="none" w:sz="0" w:space="0" w:color="auto"/>
          </w:divBdr>
        </w:div>
        <w:div w:id="122310295">
          <w:marLeft w:val="480"/>
          <w:marRight w:val="0"/>
          <w:marTop w:val="0"/>
          <w:marBottom w:val="0"/>
          <w:divBdr>
            <w:top w:val="none" w:sz="0" w:space="0" w:color="auto"/>
            <w:left w:val="none" w:sz="0" w:space="0" w:color="auto"/>
            <w:bottom w:val="none" w:sz="0" w:space="0" w:color="auto"/>
            <w:right w:val="none" w:sz="0" w:space="0" w:color="auto"/>
          </w:divBdr>
        </w:div>
      </w:divsChild>
    </w:div>
    <w:div w:id="1607038538">
      <w:bodyDiv w:val="1"/>
      <w:marLeft w:val="0"/>
      <w:marRight w:val="0"/>
      <w:marTop w:val="0"/>
      <w:marBottom w:val="0"/>
      <w:divBdr>
        <w:top w:val="none" w:sz="0" w:space="0" w:color="auto"/>
        <w:left w:val="none" w:sz="0" w:space="0" w:color="auto"/>
        <w:bottom w:val="none" w:sz="0" w:space="0" w:color="auto"/>
        <w:right w:val="none" w:sz="0" w:space="0" w:color="auto"/>
      </w:divBdr>
      <w:divsChild>
        <w:div w:id="304362418">
          <w:marLeft w:val="480"/>
          <w:marRight w:val="0"/>
          <w:marTop w:val="0"/>
          <w:marBottom w:val="0"/>
          <w:divBdr>
            <w:top w:val="none" w:sz="0" w:space="0" w:color="auto"/>
            <w:left w:val="none" w:sz="0" w:space="0" w:color="auto"/>
            <w:bottom w:val="none" w:sz="0" w:space="0" w:color="auto"/>
            <w:right w:val="none" w:sz="0" w:space="0" w:color="auto"/>
          </w:divBdr>
        </w:div>
        <w:div w:id="817961587">
          <w:marLeft w:val="480"/>
          <w:marRight w:val="0"/>
          <w:marTop w:val="0"/>
          <w:marBottom w:val="0"/>
          <w:divBdr>
            <w:top w:val="none" w:sz="0" w:space="0" w:color="auto"/>
            <w:left w:val="none" w:sz="0" w:space="0" w:color="auto"/>
            <w:bottom w:val="none" w:sz="0" w:space="0" w:color="auto"/>
            <w:right w:val="none" w:sz="0" w:space="0" w:color="auto"/>
          </w:divBdr>
        </w:div>
        <w:div w:id="823819050">
          <w:marLeft w:val="480"/>
          <w:marRight w:val="0"/>
          <w:marTop w:val="0"/>
          <w:marBottom w:val="0"/>
          <w:divBdr>
            <w:top w:val="none" w:sz="0" w:space="0" w:color="auto"/>
            <w:left w:val="none" w:sz="0" w:space="0" w:color="auto"/>
            <w:bottom w:val="none" w:sz="0" w:space="0" w:color="auto"/>
            <w:right w:val="none" w:sz="0" w:space="0" w:color="auto"/>
          </w:divBdr>
        </w:div>
        <w:div w:id="374087484">
          <w:marLeft w:val="480"/>
          <w:marRight w:val="0"/>
          <w:marTop w:val="0"/>
          <w:marBottom w:val="0"/>
          <w:divBdr>
            <w:top w:val="none" w:sz="0" w:space="0" w:color="auto"/>
            <w:left w:val="none" w:sz="0" w:space="0" w:color="auto"/>
            <w:bottom w:val="none" w:sz="0" w:space="0" w:color="auto"/>
            <w:right w:val="none" w:sz="0" w:space="0" w:color="auto"/>
          </w:divBdr>
        </w:div>
        <w:div w:id="1227061007">
          <w:marLeft w:val="480"/>
          <w:marRight w:val="0"/>
          <w:marTop w:val="0"/>
          <w:marBottom w:val="0"/>
          <w:divBdr>
            <w:top w:val="none" w:sz="0" w:space="0" w:color="auto"/>
            <w:left w:val="none" w:sz="0" w:space="0" w:color="auto"/>
            <w:bottom w:val="none" w:sz="0" w:space="0" w:color="auto"/>
            <w:right w:val="none" w:sz="0" w:space="0" w:color="auto"/>
          </w:divBdr>
        </w:div>
        <w:div w:id="371461659">
          <w:marLeft w:val="480"/>
          <w:marRight w:val="0"/>
          <w:marTop w:val="0"/>
          <w:marBottom w:val="0"/>
          <w:divBdr>
            <w:top w:val="none" w:sz="0" w:space="0" w:color="auto"/>
            <w:left w:val="none" w:sz="0" w:space="0" w:color="auto"/>
            <w:bottom w:val="none" w:sz="0" w:space="0" w:color="auto"/>
            <w:right w:val="none" w:sz="0" w:space="0" w:color="auto"/>
          </w:divBdr>
        </w:div>
        <w:div w:id="1145513852">
          <w:marLeft w:val="480"/>
          <w:marRight w:val="0"/>
          <w:marTop w:val="0"/>
          <w:marBottom w:val="0"/>
          <w:divBdr>
            <w:top w:val="none" w:sz="0" w:space="0" w:color="auto"/>
            <w:left w:val="none" w:sz="0" w:space="0" w:color="auto"/>
            <w:bottom w:val="none" w:sz="0" w:space="0" w:color="auto"/>
            <w:right w:val="none" w:sz="0" w:space="0" w:color="auto"/>
          </w:divBdr>
        </w:div>
        <w:div w:id="1002270367">
          <w:marLeft w:val="480"/>
          <w:marRight w:val="0"/>
          <w:marTop w:val="0"/>
          <w:marBottom w:val="0"/>
          <w:divBdr>
            <w:top w:val="none" w:sz="0" w:space="0" w:color="auto"/>
            <w:left w:val="none" w:sz="0" w:space="0" w:color="auto"/>
            <w:bottom w:val="none" w:sz="0" w:space="0" w:color="auto"/>
            <w:right w:val="none" w:sz="0" w:space="0" w:color="auto"/>
          </w:divBdr>
        </w:div>
        <w:div w:id="2027558466">
          <w:marLeft w:val="480"/>
          <w:marRight w:val="0"/>
          <w:marTop w:val="0"/>
          <w:marBottom w:val="0"/>
          <w:divBdr>
            <w:top w:val="none" w:sz="0" w:space="0" w:color="auto"/>
            <w:left w:val="none" w:sz="0" w:space="0" w:color="auto"/>
            <w:bottom w:val="none" w:sz="0" w:space="0" w:color="auto"/>
            <w:right w:val="none" w:sz="0" w:space="0" w:color="auto"/>
          </w:divBdr>
        </w:div>
        <w:div w:id="1706249696">
          <w:marLeft w:val="480"/>
          <w:marRight w:val="0"/>
          <w:marTop w:val="0"/>
          <w:marBottom w:val="0"/>
          <w:divBdr>
            <w:top w:val="none" w:sz="0" w:space="0" w:color="auto"/>
            <w:left w:val="none" w:sz="0" w:space="0" w:color="auto"/>
            <w:bottom w:val="none" w:sz="0" w:space="0" w:color="auto"/>
            <w:right w:val="none" w:sz="0" w:space="0" w:color="auto"/>
          </w:divBdr>
        </w:div>
        <w:div w:id="135344690">
          <w:marLeft w:val="480"/>
          <w:marRight w:val="0"/>
          <w:marTop w:val="0"/>
          <w:marBottom w:val="0"/>
          <w:divBdr>
            <w:top w:val="none" w:sz="0" w:space="0" w:color="auto"/>
            <w:left w:val="none" w:sz="0" w:space="0" w:color="auto"/>
            <w:bottom w:val="none" w:sz="0" w:space="0" w:color="auto"/>
            <w:right w:val="none" w:sz="0" w:space="0" w:color="auto"/>
          </w:divBdr>
        </w:div>
      </w:divsChild>
    </w:div>
    <w:div w:id="1628467307">
      <w:bodyDiv w:val="1"/>
      <w:marLeft w:val="0"/>
      <w:marRight w:val="0"/>
      <w:marTop w:val="0"/>
      <w:marBottom w:val="0"/>
      <w:divBdr>
        <w:top w:val="none" w:sz="0" w:space="0" w:color="auto"/>
        <w:left w:val="none" w:sz="0" w:space="0" w:color="auto"/>
        <w:bottom w:val="none" w:sz="0" w:space="0" w:color="auto"/>
        <w:right w:val="none" w:sz="0" w:space="0" w:color="auto"/>
      </w:divBdr>
      <w:divsChild>
        <w:div w:id="203715129">
          <w:marLeft w:val="480"/>
          <w:marRight w:val="0"/>
          <w:marTop w:val="0"/>
          <w:marBottom w:val="0"/>
          <w:divBdr>
            <w:top w:val="none" w:sz="0" w:space="0" w:color="auto"/>
            <w:left w:val="none" w:sz="0" w:space="0" w:color="auto"/>
            <w:bottom w:val="none" w:sz="0" w:space="0" w:color="auto"/>
            <w:right w:val="none" w:sz="0" w:space="0" w:color="auto"/>
          </w:divBdr>
        </w:div>
        <w:div w:id="121926960">
          <w:marLeft w:val="480"/>
          <w:marRight w:val="0"/>
          <w:marTop w:val="0"/>
          <w:marBottom w:val="0"/>
          <w:divBdr>
            <w:top w:val="none" w:sz="0" w:space="0" w:color="auto"/>
            <w:left w:val="none" w:sz="0" w:space="0" w:color="auto"/>
            <w:bottom w:val="none" w:sz="0" w:space="0" w:color="auto"/>
            <w:right w:val="none" w:sz="0" w:space="0" w:color="auto"/>
          </w:divBdr>
        </w:div>
        <w:div w:id="1750498032">
          <w:marLeft w:val="480"/>
          <w:marRight w:val="0"/>
          <w:marTop w:val="0"/>
          <w:marBottom w:val="0"/>
          <w:divBdr>
            <w:top w:val="none" w:sz="0" w:space="0" w:color="auto"/>
            <w:left w:val="none" w:sz="0" w:space="0" w:color="auto"/>
            <w:bottom w:val="none" w:sz="0" w:space="0" w:color="auto"/>
            <w:right w:val="none" w:sz="0" w:space="0" w:color="auto"/>
          </w:divBdr>
        </w:div>
        <w:div w:id="618607087">
          <w:marLeft w:val="480"/>
          <w:marRight w:val="0"/>
          <w:marTop w:val="0"/>
          <w:marBottom w:val="0"/>
          <w:divBdr>
            <w:top w:val="none" w:sz="0" w:space="0" w:color="auto"/>
            <w:left w:val="none" w:sz="0" w:space="0" w:color="auto"/>
            <w:bottom w:val="none" w:sz="0" w:space="0" w:color="auto"/>
            <w:right w:val="none" w:sz="0" w:space="0" w:color="auto"/>
          </w:divBdr>
        </w:div>
        <w:div w:id="1259556678">
          <w:marLeft w:val="480"/>
          <w:marRight w:val="0"/>
          <w:marTop w:val="0"/>
          <w:marBottom w:val="0"/>
          <w:divBdr>
            <w:top w:val="none" w:sz="0" w:space="0" w:color="auto"/>
            <w:left w:val="none" w:sz="0" w:space="0" w:color="auto"/>
            <w:bottom w:val="none" w:sz="0" w:space="0" w:color="auto"/>
            <w:right w:val="none" w:sz="0" w:space="0" w:color="auto"/>
          </w:divBdr>
        </w:div>
        <w:div w:id="398938863">
          <w:marLeft w:val="480"/>
          <w:marRight w:val="0"/>
          <w:marTop w:val="0"/>
          <w:marBottom w:val="0"/>
          <w:divBdr>
            <w:top w:val="none" w:sz="0" w:space="0" w:color="auto"/>
            <w:left w:val="none" w:sz="0" w:space="0" w:color="auto"/>
            <w:bottom w:val="none" w:sz="0" w:space="0" w:color="auto"/>
            <w:right w:val="none" w:sz="0" w:space="0" w:color="auto"/>
          </w:divBdr>
        </w:div>
        <w:div w:id="1112823246">
          <w:marLeft w:val="480"/>
          <w:marRight w:val="0"/>
          <w:marTop w:val="0"/>
          <w:marBottom w:val="0"/>
          <w:divBdr>
            <w:top w:val="none" w:sz="0" w:space="0" w:color="auto"/>
            <w:left w:val="none" w:sz="0" w:space="0" w:color="auto"/>
            <w:bottom w:val="none" w:sz="0" w:space="0" w:color="auto"/>
            <w:right w:val="none" w:sz="0" w:space="0" w:color="auto"/>
          </w:divBdr>
        </w:div>
        <w:div w:id="576593515">
          <w:marLeft w:val="480"/>
          <w:marRight w:val="0"/>
          <w:marTop w:val="0"/>
          <w:marBottom w:val="0"/>
          <w:divBdr>
            <w:top w:val="none" w:sz="0" w:space="0" w:color="auto"/>
            <w:left w:val="none" w:sz="0" w:space="0" w:color="auto"/>
            <w:bottom w:val="none" w:sz="0" w:space="0" w:color="auto"/>
            <w:right w:val="none" w:sz="0" w:space="0" w:color="auto"/>
          </w:divBdr>
        </w:div>
        <w:div w:id="1738821300">
          <w:marLeft w:val="480"/>
          <w:marRight w:val="0"/>
          <w:marTop w:val="0"/>
          <w:marBottom w:val="0"/>
          <w:divBdr>
            <w:top w:val="none" w:sz="0" w:space="0" w:color="auto"/>
            <w:left w:val="none" w:sz="0" w:space="0" w:color="auto"/>
            <w:bottom w:val="none" w:sz="0" w:space="0" w:color="auto"/>
            <w:right w:val="none" w:sz="0" w:space="0" w:color="auto"/>
          </w:divBdr>
        </w:div>
      </w:divsChild>
    </w:div>
    <w:div w:id="1628664740">
      <w:bodyDiv w:val="1"/>
      <w:marLeft w:val="0"/>
      <w:marRight w:val="0"/>
      <w:marTop w:val="0"/>
      <w:marBottom w:val="0"/>
      <w:divBdr>
        <w:top w:val="none" w:sz="0" w:space="0" w:color="auto"/>
        <w:left w:val="none" w:sz="0" w:space="0" w:color="auto"/>
        <w:bottom w:val="none" w:sz="0" w:space="0" w:color="auto"/>
        <w:right w:val="none" w:sz="0" w:space="0" w:color="auto"/>
      </w:divBdr>
      <w:divsChild>
        <w:div w:id="724332888">
          <w:marLeft w:val="480"/>
          <w:marRight w:val="0"/>
          <w:marTop w:val="0"/>
          <w:marBottom w:val="0"/>
          <w:divBdr>
            <w:top w:val="none" w:sz="0" w:space="0" w:color="auto"/>
            <w:left w:val="none" w:sz="0" w:space="0" w:color="auto"/>
            <w:bottom w:val="none" w:sz="0" w:space="0" w:color="auto"/>
            <w:right w:val="none" w:sz="0" w:space="0" w:color="auto"/>
          </w:divBdr>
        </w:div>
        <w:div w:id="882718701">
          <w:marLeft w:val="480"/>
          <w:marRight w:val="0"/>
          <w:marTop w:val="0"/>
          <w:marBottom w:val="0"/>
          <w:divBdr>
            <w:top w:val="none" w:sz="0" w:space="0" w:color="auto"/>
            <w:left w:val="none" w:sz="0" w:space="0" w:color="auto"/>
            <w:bottom w:val="none" w:sz="0" w:space="0" w:color="auto"/>
            <w:right w:val="none" w:sz="0" w:space="0" w:color="auto"/>
          </w:divBdr>
        </w:div>
        <w:div w:id="1305966973">
          <w:marLeft w:val="480"/>
          <w:marRight w:val="0"/>
          <w:marTop w:val="0"/>
          <w:marBottom w:val="0"/>
          <w:divBdr>
            <w:top w:val="none" w:sz="0" w:space="0" w:color="auto"/>
            <w:left w:val="none" w:sz="0" w:space="0" w:color="auto"/>
            <w:bottom w:val="none" w:sz="0" w:space="0" w:color="auto"/>
            <w:right w:val="none" w:sz="0" w:space="0" w:color="auto"/>
          </w:divBdr>
        </w:div>
        <w:div w:id="81294850">
          <w:marLeft w:val="480"/>
          <w:marRight w:val="0"/>
          <w:marTop w:val="0"/>
          <w:marBottom w:val="0"/>
          <w:divBdr>
            <w:top w:val="none" w:sz="0" w:space="0" w:color="auto"/>
            <w:left w:val="none" w:sz="0" w:space="0" w:color="auto"/>
            <w:bottom w:val="none" w:sz="0" w:space="0" w:color="auto"/>
            <w:right w:val="none" w:sz="0" w:space="0" w:color="auto"/>
          </w:divBdr>
        </w:div>
        <w:div w:id="616106260">
          <w:marLeft w:val="480"/>
          <w:marRight w:val="0"/>
          <w:marTop w:val="0"/>
          <w:marBottom w:val="0"/>
          <w:divBdr>
            <w:top w:val="none" w:sz="0" w:space="0" w:color="auto"/>
            <w:left w:val="none" w:sz="0" w:space="0" w:color="auto"/>
            <w:bottom w:val="none" w:sz="0" w:space="0" w:color="auto"/>
            <w:right w:val="none" w:sz="0" w:space="0" w:color="auto"/>
          </w:divBdr>
        </w:div>
        <w:div w:id="1796019454">
          <w:marLeft w:val="480"/>
          <w:marRight w:val="0"/>
          <w:marTop w:val="0"/>
          <w:marBottom w:val="0"/>
          <w:divBdr>
            <w:top w:val="none" w:sz="0" w:space="0" w:color="auto"/>
            <w:left w:val="none" w:sz="0" w:space="0" w:color="auto"/>
            <w:bottom w:val="none" w:sz="0" w:space="0" w:color="auto"/>
            <w:right w:val="none" w:sz="0" w:space="0" w:color="auto"/>
          </w:divBdr>
        </w:div>
        <w:div w:id="1799687500">
          <w:marLeft w:val="480"/>
          <w:marRight w:val="0"/>
          <w:marTop w:val="0"/>
          <w:marBottom w:val="0"/>
          <w:divBdr>
            <w:top w:val="none" w:sz="0" w:space="0" w:color="auto"/>
            <w:left w:val="none" w:sz="0" w:space="0" w:color="auto"/>
            <w:bottom w:val="none" w:sz="0" w:space="0" w:color="auto"/>
            <w:right w:val="none" w:sz="0" w:space="0" w:color="auto"/>
          </w:divBdr>
        </w:div>
        <w:div w:id="861892628">
          <w:marLeft w:val="480"/>
          <w:marRight w:val="0"/>
          <w:marTop w:val="0"/>
          <w:marBottom w:val="0"/>
          <w:divBdr>
            <w:top w:val="none" w:sz="0" w:space="0" w:color="auto"/>
            <w:left w:val="none" w:sz="0" w:space="0" w:color="auto"/>
            <w:bottom w:val="none" w:sz="0" w:space="0" w:color="auto"/>
            <w:right w:val="none" w:sz="0" w:space="0" w:color="auto"/>
          </w:divBdr>
        </w:div>
        <w:div w:id="385296880">
          <w:marLeft w:val="480"/>
          <w:marRight w:val="0"/>
          <w:marTop w:val="0"/>
          <w:marBottom w:val="0"/>
          <w:divBdr>
            <w:top w:val="none" w:sz="0" w:space="0" w:color="auto"/>
            <w:left w:val="none" w:sz="0" w:space="0" w:color="auto"/>
            <w:bottom w:val="none" w:sz="0" w:space="0" w:color="auto"/>
            <w:right w:val="none" w:sz="0" w:space="0" w:color="auto"/>
          </w:divBdr>
        </w:div>
        <w:div w:id="243999890">
          <w:marLeft w:val="480"/>
          <w:marRight w:val="0"/>
          <w:marTop w:val="0"/>
          <w:marBottom w:val="0"/>
          <w:divBdr>
            <w:top w:val="none" w:sz="0" w:space="0" w:color="auto"/>
            <w:left w:val="none" w:sz="0" w:space="0" w:color="auto"/>
            <w:bottom w:val="none" w:sz="0" w:space="0" w:color="auto"/>
            <w:right w:val="none" w:sz="0" w:space="0" w:color="auto"/>
          </w:divBdr>
        </w:div>
        <w:div w:id="1862157020">
          <w:marLeft w:val="480"/>
          <w:marRight w:val="0"/>
          <w:marTop w:val="0"/>
          <w:marBottom w:val="0"/>
          <w:divBdr>
            <w:top w:val="none" w:sz="0" w:space="0" w:color="auto"/>
            <w:left w:val="none" w:sz="0" w:space="0" w:color="auto"/>
            <w:bottom w:val="none" w:sz="0" w:space="0" w:color="auto"/>
            <w:right w:val="none" w:sz="0" w:space="0" w:color="auto"/>
          </w:divBdr>
        </w:div>
        <w:div w:id="2016764906">
          <w:marLeft w:val="480"/>
          <w:marRight w:val="0"/>
          <w:marTop w:val="0"/>
          <w:marBottom w:val="0"/>
          <w:divBdr>
            <w:top w:val="none" w:sz="0" w:space="0" w:color="auto"/>
            <w:left w:val="none" w:sz="0" w:space="0" w:color="auto"/>
            <w:bottom w:val="none" w:sz="0" w:space="0" w:color="auto"/>
            <w:right w:val="none" w:sz="0" w:space="0" w:color="auto"/>
          </w:divBdr>
        </w:div>
        <w:div w:id="1361592171">
          <w:marLeft w:val="480"/>
          <w:marRight w:val="0"/>
          <w:marTop w:val="0"/>
          <w:marBottom w:val="0"/>
          <w:divBdr>
            <w:top w:val="none" w:sz="0" w:space="0" w:color="auto"/>
            <w:left w:val="none" w:sz="0" w:space="0" w:color="auto"/>
            <w:bottom w:val="none" w:sz="0" w:space="0" w:color="auto"/>
            <w:right w:val="none" w:sz="0" w:space="0" w:color="auto"/>
          </w:divBdr>
        </w:div>
        <w:div w:id="1151554754">
          <w:marLeft w:val="480"/>
          <w:marRight w:val="0"/>
          <w:marTop w:val="0"/>
          <w:marBottom w:val="0"/>
          <w:divBdr>
            <w:top w:val="none" w:sz="0" w:space="0" w:color="auto"/>
            <w:left w:val="none" w:sz="0" w:space="0" w:color="auto"/>
            <w:bottom w:val="none" w:sz="0" w:space="0" w:color="auto"/>
            <w:right w:val="none" w:sz="0" w:space="0" w:color="auto"/>
          </w:divBdr>
        </w:div>
        <w:div w:id="729617607">
          <w:marLeft w:val="480"/>
          <w:marRight w:val="0"/>
          <w:marTop w:val="0"/>
          <w:marBottom w:val="0"/>
          <w:divBdr>
            <w:top w:val="none" w:sz="0" w:space="0" w:color="auto"/>
            <w:left w:val="none" w:sz="0" w:space="0" w:color="auto"/>
            <w:bottom w:val="none" w:sz="0" w:space="0" w:color="auto"/>
            <w:right w:val="none" w:sz="0" w:space="0" w:color="auto"/>
          </w:divBdr>
        </w:div>
        <w:div w:id="776020879">
          <w:marLeft w:val="480"/>
          <w:marRight w:val="0"/>
          <w:marTop w:val="0"/>
          <w:marBottom w:val="0"/>
          <w:divBdr>
            <w:top w:val="none" w:sz="0" w:space="0" w:color="auto"/>
            <w:left w:val="none" w:sz="0" w:space="0" w:color="auto"/>
            <w:bottom w:val="none" w:sz="0" w:space="0" w:color="auto"/>
            <w:right w:val="none" w:sz="0" w:space="0" w:color="auto"/>
          </w:divBdr>
        </w:div>
        <w:div w:id="1320764163">
          <w:marLeft w:val="480"/>
          <w:marRight w:val="0"/>
          <w:marTop w:val="0"/>
          <w:marBottom w:val="0"/>
          <w:divBdr>
            <w:top w:val="none" w:sz="0" w:space="0" w:color="auto"/>
            <w:left w:val="none" w:sz="0" w:space="0" w:color="auto"/>
            <w:bottom w:val="none" w:sz="0" w:space="0" w:color="auto"/>
            <w:right w:val="none" w:sz="0" w:space="0" w:color="auto"/>
          </w:divBdr>
        </w:div>
        <w:div w:id="1710061078">
          <w:marLeft w:val="480"/>
          <w:marRight w:val="0"/>
          <w:marTop w:val="0"/>
          <w:marBottom w:val="0"/>
          <w:divBdr>
            <w:top w:val="none" w:sz="0" w:space="0" w:color="auto"/>
            <w:left w:val="none" w:sz="0" w:space="0" w:color="auto"/>
            <w:bottom w:val="none" w:sz="0" w:space="0" w:color="auto"/>
            <w:right w:val="none" w:sz="0" w:space="0" w:color="auto"/>
          </w:divBdr>
        </w:div>
        <w:div w:id="1316496570">
          <w:marLeft w:val="480"/>
          <w:marRight w:val="0"/>
          <w:marTop w:val="0"/>
          <w:marBottom w:val="0"/>
          <w:divBdr>
            <w:top w:val="none" w:sz="0" w:space="0" w:color="auto"/>
            <w:left w:val="none" w:sz="0" w:space="0" w:color="auto"/>
            <w:bottom w:val="none" w:sz="0" w:space="0" w:color="auto"/>
            <w:right w:val="none" w:sz="0" w:space="0" w:color="auto"/>
          </w:divBdr>
        </w:div>
      </w:divsChild>
    </w:div>
    <w:div w:id="1635060390">
      <w:bodyDiv w:val="1"/>
      <w:marLeft w:val="0"/>
      <w:marRight w:val="0"/>
      <w:marTop w:val="0"/>
      <w:marBottom w:val="0"/>
      <w:divBdr>
        <w:top w:val="none" w:sz="0" w:space="0" w:color="auto"/>
        <w:left w:val="none" w:sz="0" w:space="0" w:color="auto"/>
        <w:bottom w:val="none" w:sz="0" w:space="0" w:color="auto"/>
        <w:right w:val="none" w:sz="0" w:space="0" w:color="auto"/>
      </w:divBdr>
      <w:divsChild>
        <w:div w:id="1483963680">
          <w:marLeft w:val="480"/>
          <w:marRight w:val="0"/>
          <w:marTop w:val="0"/>
          <w:marBottom w:val="0"/>
          <w:divBdr>
            <w:top w:val="none" w:sz="0" w:space="0" w:color="auto"/>
            <w:left w:val="none" w:sz="0" w:space="0" w:color="auto"/>
            <w:bottom w:val="none" w:sz="0" w:space="0" w:color="auto"/>
            <w:right w:val="none" w:sz="0" w:space="0" w:color="auto"/>
          </w:divBdr>
        </w:div>
        <w:div w:id="1786072835">
          <w:marLeft w:val="480"/>
          <w:marRight w:val="0"/>
          <w:marTop w:val="0"/>
          <w:marBottom w:val="0"/>
          <w:divBdr>
            <w:top w:val="none" w:sz="0" w:space="0" w:color="auto"/>
            <w:left w:val="none" w:sz="0" w:space="0" w:color="auto"/>
            <w:bottom w:val="none" w:sz="0" w:space="0" w:color="auto"/>
            <w:right w:val="none" w:sz="0" w:space="0" w:color="auto"/>
          </w:divBdr>
        </w:div>
        <w:div w:id="1592935807">
          <w:marLeft w:val="480"/>
          <w:marRight w:val="0"/>
          <w:marTop w:val="0"/>
          <w:marBottom w:val="0"/>
          <w:divBdr>
            <w:top w:val="none" w:sz="0" w:space="0" w:color="auto"/>
            <w:left w:val="none" w:sz="0" w:space="0" w:color="auto"/>
            <w:bottom w:val="none" w:sz="0" w:space="0" w:color="auto"/>
            <w:right w:val="none" w:sz="0" w:space="0" w:color="auto"/>
          </w:divBdr>
        </w:div>
        <w:div w:id="2016612801">
          <w:marLeft w:val="480"/>
          <w:marRight w:val="0"/>
          <w:marTop w:val="0"/>
          <w:marBottom w:val="0"/>
          <w:divBdr>
            <w:top w:val="none" w:sz="0" w:space="0" w:color="auto"/>
            <w:left w:val="none" w:sz="0" w:space="0" w:color="auto"/>
            <w:bottom w:val="none" w:sz="0" w:space="0" w:color="auto"/>
            <w:right w:val="none" w:sz="0" w:space="0" w:color="auto"/>
          </w:divBdr>
        </w:div>
        <w:div w:id="1422992065">
          <w:marLeft w:val="480"/>
          <w:marRight w:val="0"/>
          <w:marTop w:val="0"/>
          <w:marBottom w:val="0"/>
          <w:divBdr>
            <w:top w:val="none" w:sz="0" w:space="0" w:color="auto"/>
            <w:left w:val="none" w:sz="0" w:space="0" w:color="auto"/>
            <w:bottom w:val="none" w:sz="0" w:space="0" w:color="auto"/>
            <w:right w:val="none" w:sz="0" w:space="0" w:color="auto"/>
          </w:divBdr>
        </w:div>
        <w:div w:id="605507971">
          <w:marLeft w:val="480"/>
          <w:marRight w:val="0"/>
          <w:marTop w:val="0"/>
          <w:marBottom w:val="0"/>
          <w:divBdr>
            <w:top w:val="none" w:sz="0" w:space="0" w:color="auto"/>
            <w:left w:val="none" w:sz="0" w:space="0" w:color="auto"/>
            <w:bottom w:val="none" w:sz="0" w:space="0" w:color="auto"/>
            <w:right w:val="none" w:sz="0" w:space="0" w:color="auto"/>
          </w:divBdr>
        </w:div>
        <w:div w:id="900675437">
          <w:marLeft w:val="480"/>
          <w:marRight w:val="0"/>
          <w:marTop w:val="0"/>
          <w:marBottom w:val="0"/>
          <w:divBdr>
            <w:top w:val="none" w:sz="0" w:space="0" w:color="auto"/>
            <w:left w:val="none" w:sz="0" w:space="0" w:color="auto"/>
            <w:bottom w:val="none" w:sz="0" w:space="0" w:color="auto"/>
            <w:right w:val="none" w:sz="0" w:space="0" w:color="auto"/>
          </w:divBdr>
        </w:div>
        <w:div w:id="589585742">
          <w:marLeft w:val="480"/>
          <w:marRight w:val="0"/>
          <w:marTop w:val="0"/>
          <w:marBottom w:val="0"/>
          <w:divBdr>
            <w:top w:val="none" w:sz="0" w:space="0" w:color="auto"/>
            <w:left w:val="none" w:sz="0" w:space="0" w:color="auto"/>
            <w:bottom w:val="none" w:sz="0" w:space="0" w:color="auto"/>
            <w:right w:val="none" w:sz="0" w:space="0" w:color="auto"/>
          </w:divBdr>
        </w:div>
        <w:div w:id="336352389">
          <w:marLeft w:val="480"/>
          <w:marRight w:val="0"/>
          <w:marTop w:val="0"/>
          <w:marBottom w:val="0"/>
          <w:divBdr>
            <w:top w:val="none" w:sz="0" w:space="0" w:color="auto"/>
            <w:left w:val="none" w:sz="0" w:space="0" w:color="auto"/>
            <w:bottom w:val="none" w:sz="0" w:space="0" w:color="auto"/>
            <w:right w:val="none" w:sz="0" w:space="0" w:color="auto"/>
          </w:divBdr>
        </w:div>
        <w:div w:id="1096633729">
          <w:marLeft w:val="480"/>
          <w:marRight w:val="0"/>
          <w:marTop w:val="0"/>
          <w:marBottom w:val="0"/>
          <w:divBdr>
            <w:top w:val="none" w:sz="0" w:space="0" w:color="auto"/>
            <w:left w:val="none" w:sz="0" w:space="0" w:color="auto"/>
            <w:bottom w:val="none" w:sz="0" w:space="0" w:color="auto"/>
            <w:right w:val="none" w:sz="0" w:space="0" w:color="auto"/>
          </w:divBdr>
        </w:div>
        <w:div w:id="2125229938">
          <w:marLeft w:val="480"/>
          <w:marRight w:val="0"/>
          <w:marTop w:val="0"/>
          <w:marBottom w:val="0"/>
          <w:divBdr>
            <w:top w:val="none" w:sz="0" w:space="0" w:color="auto"/>
            <w:left w:val="none" w:sz="0" w:space="0" w:color="auto"/>
            <w:bottom w:val="none" w:sz="0" w:space="0" w:color="auto"/>
            <w:right w:val="none" w:sz="0" w:space="0" w:color="auto"/>
          </w:divBdr>
        </w:div>
      </w:divsChild>
    </w:div>
    <w:div w:id="1677994729">
      <w:bodyDiv w:val="1"/>
      <w:marLeft w:val="0"/>
      <w:marRight w:val="0"/>
      <w:marTop w:val="0"/>
      <w:marBottom w:val="0"/>
      <w:divBdr>
        <w:top w:val="none" w:sz="0" w:space="0" w:color="auto"/>
        <w:left w:val="none" w:sz="0" w:space="0" w:color="auto"/>
        <w:bottom w:val="none" w:sz="0" w:space="0" w:color="auto"/>
        <w:right w:val="none" w:sz="0" w:space="0" w:color="auto"/>
      </w:divBdr>
    </w:div>
    <w:div w:id="1710063290">
      <w:bodyDiv w:val="1"/>
      <w:marLeft w:val="0"/>
      <w:marRight w:val="0"/>
      <w:marTop w:val="0"/>
      <w:marBottom w:val="0"/>
      <w:divBdr>
        <w:top w:val="none" w:sz="0" w:space="0" w:color="auto"/>
        <w:left w:val="none" w:sz="0" w:space="0" w:color="auto"/>
        <w:bottom w:val="none" w:sz="0" w:space="0" w:color="auto"/>
        <w:right w:val="none" w:sz="0" w:space="0" w:color="auto"/>
      </w:divBdr>
      <w:divsChild>
        <w:div w:id="1018852013">
          <w:marLeft w:val="480"/>
          <w:marRight w:val="0"/>
          <w:marTop w:val="0"/>
          <w:marBottom w:val="0"/>
          <w:divBdr>
            <w:top w:val="none" w:sz="0" w:space="0" w:color="auto"/>
            <w:left w:val="none" w:sz="0" w:space="0" w:color="auto"/>
            <w:bottom w:val="none" w:sz="0" w:space="0" w:color="auto"/>
            <w:right w:val="none" w:sz="0" w:space="0" w:color="auto"/>
          </w:divBdr>
        </w:div>
        <w:div w:id="24138195">
          <w:marLeft w:val="480"/>
          <w:marRight w:val="0"/>
          <w:marTop w:val="0"/>
          <w:marBottom w:val="0"/>
          <w:divBdr>
            <w:top w:val="none" w:sz="0" w:space="0" w:color="auto"/>
            <w:left w:val="none" w:sz="0" w:space="0" w:color="auto"/>
            <w:bottom w:val="none" w:sz="0" w:space="0" w:color="auto"/>
            <w:right w:val="none" w:sz="0" w:space="0" w:color="auto"/>
          </w:divBdr>
        </w:div>
        <w:div w:id="951786195">
          <w:marLeft w:val="480"/>
          <w:marRight w:val="0"/>
          <w:marTop w:val="0"/>
          <w:marBottom w:val="0"/>
          <w:divBdr>
            <w:top w:val="none" w:sz="0" w:space="0" w:color="auto"/>
            <w:left w:val="none" w:sz="0" w:space="0" w:color="auto"/>
            <w:bottom w:val="none" w:sz="0" w:space="0" w:color="auto"/>
            <w:right w:val="none" w:sz="0" w:space="0" w:color="auto"/>
          </w:divBdr>
        </w:div>
        <w:div w:id="76480754">
          <w:marLeft w:val="480"/>
          <w:marRight w:val="0"/>
          <w:marTop w:val="0"/>
          <w:marBottom w:val="0"/>
          <w:divBdr>
            <w:top w:val="none" w:sz="0" w:space="0" w:color="auto"/>
            <w:left w:val="none" w:sz="0" w:space="0" w:color="auto"/>
            <w:bottom w:val="none" w:sz="0" w:space="0" w:color="auto"/>
            <w:right w:val="none" w:sz="0" w:space="0" w:color="auto"/>
          </w:divBdr>
        </w:div>
        <w:div w:id="507329751">
          <w:marLeft w:val="480"/>
          <w:marRight w:val="0"/>
          <w:marTop w:val="0"/>
          <w:marBottom w:val="0"/>
          <w:divBdr>
            <w:top w:val="none" w:sz="0" w:space="0" w:color="auto"/>
            <w:left w:val="none" w:sz="0" w:space="0" w:color="auto"/>
            <w:bottom w:val="none" w:sz="0" w:space="0" w:color="auto"/>
            <w:right w:val="none" w:sz="0" w:space="0" w:color="auto"/>
          </w:divBdr>
        </w:div>
        <w:div w:id="1380014886">
          <w:marLeft w:val="480"/>
          <w:marRight w:val="0"/>
          <w:marTop w:val="0"/>
          <w:marBottom w:val="0"/>
          <w:divBdr>
            <w:top w:val="none" w:sz="0" w:space="0" w:color="auto"/>
            <w:left w:val="none" w:sz="0" w:space="0" w:color="auto"/>
            <w:bottom w:val="none" w:sz="0" w:space="0" w:color="auto"/>
            <w:right w:val="none" w:sz="0" w:space="0" w:color="auto"/>
          </w:divBdr>
        </w:div>
        <w:div w:id="590092581">
          <w:marLeft w:val="480"/>
          <w:marRight w:val="0"/>
          <w:marTop w:val="0"/>
          <w:marBottom w:val="0"/>
          <w:divBdr>
            <w:top w:val="none" w:sz="0" w:space="0" w:color="auto"/>
            <w:left w:val="none" w:sz="0" w:space="0" w:color="auto"/>
            <w:bottom w:val="none" w:sz="0" w:space="0" w:color="auto"/>
            <w:right w:val="none" w:sz="0" w:space="0" w:color="auto"/>
          </w:divBdr>
        </w:div>
        <w:div w:id="390037211">
          <w:marLeft w:val="480"/>
          <w:marRight w:val="0"/>
          <w:marTop w:val="0"/>
          <w:marBottom w:val="0"/>
          <w:divBdr>
            <w:top w:val="none" w:sz="0" w:space="0" w:color="auto"/>
            <w:left w:val="none" w:sz="0" w:space="0" w:color="auto"/>
            <w:bottom w:val="none" w:sz="0" w:space="0" w:color="auto"/>
            <w:right w:val="none" w:sz="0" w:space="0" w:color="auto"/>
          </w:divBdr>
        </w:div>
        <w:div w:id="798912708">
          <w:marLeft w:val="480"/>
          <w:marRight w:val="0"/>
          <w:marTop w:val="0"/>
          <w:marBottom w:val="0"/>
          <w:divBdr>
            <w:top w:val="none" w:sz="0" w:space="0" w:color="auto"/>
            <w:left w:val="none" w:sz="0" w:space="0" w:color="auto"/>
            <w:bottom w:val="none" w:sz="0" w:space="0" w:color="auto"/>
            <w:right w:val="none" w:sz="0" w:space="0" w:color="auto"/>
          </w:divBdr>
        </w:div>
        <w:div w:id="1228416069">
          <w:marLeft w:val="480"/>
          <w:marRight w:val="0"/>
          <w:marTop w:val="0"/>
          <w:marBottom w:val="0"/>
          <w:divBdr>
            <w:top w:val="none" w:sz="0" w:space="0" w:color="auto"/>
            <w:left w:val="none" w:sz="0" w:space="0" w:color="auto"/>
            <w:bottom w:val="none" w:sz="0" w:space="0" w:color="auto"/>
            <w:right w:val="none" w:sz="0" w:space="0" w:color="auto"/>
          </w:divBdr>
        </w:div>
        <w:div w:id="944459206">
          <w:marLeft w:val="480"/>
          <w:marRight w:val="0"/>
          <w:marTop w:val="0"/>
          <w:marBottom w:val="0"/>
          <w:divBdr>
            <w:top w:val="none" w:sz="0" w:space="0" w:color="auto"/>
            <w:left w:val="none" w:sz="0" w:space="0" w:color="auto"/>
            <w:bottom w:val="none" w:sz="0" w:space="0" w:color="auto"/>
            <w:right w:val="none" w:sz="0" w:space="0" w:color="auto"/>
          </w:divBdr>
        </w:div>
        <w:div w:id="1342274003">
          <w:marLeft w:val="480"/>
          <w:marRight w:val="0"/>
          <w:marTop w:val="0"/>
          <w:marBottom w:val="0"/>
          <w:divBdr>
            <w:top w:val="none" w:sz="0" w:space="0" w:color="auto"/>
            <w:left w:val="none" w:sz="0" w:space="0" w:color="auto"/>
            <w:bottom w:val="none" w:sz="0" w:space="0" w:color="auto"/>
            <w:right w:val="none" w:sz="0" w:space="0" w:color="auto"/>
          </w:divBdr>
        </w:div>
        <w:div w:id="1839416191">
          <w:marLeft w:val="480"/>
          <w:marRight w:val="0"/>
          <w:marTop w:val="0"/>
          <w:marBottom w:val="0"/>
          <w:divBdr>
            <w:top w:val="none" w:sz="0" w:space="0" w:color="auto"/>
            <w:left w:val="none" w:sz="0" w:space="0" w:color="auto"/>
            <w:bottom w:val="none" w:sz="0" w:space="0" w:color="auto"/>
            <w:right w:val="none" w:sz="0" w:space="0" w:color="auto"/>
          </w:divBdr>
        </w:div>
      </w:divsChild>
    </w:div>
    <w:div w:id="1725062124">
      <w:bodyDiv w:val="1"/>
      <w:marLeft w:val="0"/>
      <w:marRight w:val="0"/>
      <w:marTop w:val="0"/>
      <w:marBottom w:val="0"/>
      <w:divBdr>
        <w:top w:val="none" w:sz="0" w:space="0" w:color="auto"/>
        <w:left w:val="none" w:sz="0" w:space="0" w:color="auto"/>
        <w:bottom w:val="none" w:sz="0" w:space="0" w:color="auto"/>
        <w:right w:val="none" w:sz="0" w:space="0" w:color="auto"/>
      </w:divBdr>
      <w:divsChild>
        <w:div w:id="567573670">
          <w:marLeft w:val="480"/>
          <w:marRight w:val="0"/>
          <w:marTop w:val="0"/>
          <w:marBottom w:val="0"/>
          <w:divBdr>
            <w:top w:val="none" w:sz="0" w:space="0" w:color="auto"/>
            <w:left w:val="none" w:sz="0" w:space="0" w:color="auto"/>
            <w:bottom w:val="none" w:sz="0" w:space="0" w:color="auto"/>
            <w:right w:val="none" w:sz="0" w:space="0" w:color="auto"/>
          </w:divBdr>
        </w:div>
        <w:div w:id="1807769985">
          <w:marLeft w:val="480"/>
          <w:marRight w:val="0"/>
          <w:marTop w:val="0"/>
          <w:marBottom w:val="0"/>
          <w:divBdr>
            <w:top w:val="none" w:sz="0" w:space="0" w:color="auto"/>
            <w:left w:val="none" w:sz="0" w:space="0" w:color="auto"/>
            <w:bottom w:val="none" w:sz="0" w:space="0" w:color="auto"/>
            <w:right w:val="none" w:sz="0" w:space="0" w:color="auto"/>
          </w:divBdr>
        </w:div>
        <w:div w:id="719981095">
          <w:marLeft w:val="480"/>
          <w:marRight w:val="0"/>
          <w:marTop w:val="0"/>
          <w:marBottom w:val="0"/>
          <w:divBdr>
            <w:top w:val="none" w:sz="0" w:space="0" w:color="auto"/>
            <w:left w:val="none" w:sz="0" w:space="0" w:color="auto"/>
            <w:bottom w:val="none" w:sz="0" w:space="0" w:color="auto"/>
            <w:right w:val="none" w:sz="0" w:space="0" w:color="auto"/>
          </w:divBdr>
        </w:div>
        <w:div w:id="964312960">
          <w:marLeft w:val="480"/>
          <w:marRight w:val="0"/>
          <w:marTop w:val="0"/>
          <w:marBottom w:val="0"/>
          <w:divBdr>
            <w:top w:val="none" w:sz="0" w:space="0" w:color="auto"/>
            <w:left w:val="none" w:sz="0" w:space="0" w:color="auto"/>
            <w:bottom w:val="none" w:sz="0" w:space="0" w:color="auto"/>
            <w:right w:val="none" w:sz="0" w:space="0" w:color="auto"/>
          </w:divBdr>
        </w:div>
        <w:div w:id="962662155">
          <w:marLeft w:val="480"/>
          <w:marRight w:val="0"/>
          <w:marTop w:val="0"/>
          <w:marBottom w:val="0"/>
          <w:divBdr>
            <w:top w:val="none" w:sz="0" w:space="0" w:color="auto"/>
            <w:left w:val="none" w:sz="0" w:space="0" w:color="auto"/>
            <w:bottom w:val="none" w:sz="0" w:space="0" w:color="auto"/>
            <w:right w:val="none" w:sz="0" w:space="0" w:color="auto"/>
          </w:divBdr>
        </w:div>
        <w:div w:id="528615306">
          <w:marLeft w:val="480"/>
          <w:marRight w:val="0"/>
          <w:marTop w:val="0"/>
          <w:marBottom w:val="0"/>
          <w:divBdr>
            <w:top w:val="none" w:sz="0" w:space="0" w:color="auto"/>
            <w:left w:val="none" w:sz="0" w:space="0" w:color="auto"/>
            <w:bottom w:val="none" w:sz="0" w:space="0" w:color="auto"/>
            <w:right w:val="none" w:sz="0" w:space="0" w:color="auto"/>
          </w:divBdr>
        </w:div>
        <w:div w:id="728963693">
          <w:marLeft w:val="480"/>
          <w:marRight w:val="0"/>
          <w:marTop w:val="0"/>
          <w:marBottom w:val="0"/>
          <w:divBdr>
            <w:top w:val="none" w:sz="0" w:space="0" w:color="auto"/>
            <w:left w:val="none" w:sz="0" w:space="0" w:color="auto"/>
            <w:bottom w:val="none" w:sz="0" w:space="0" w:color="auto"/>
            <w:right w:val="none" w:sz="0" w:space="0" w:color="auto"/>
          </w:divBdr>
        </w:div>
        <w:div w:id="627706560">
          <w:marLeft w:val="480"/>
          <w:marRight w:val="0"/>
          <w:marTop w:val="0"/>
          <w:marBottom w:val="0"/>
          <w:divBdr>
            <w:top w:val="none" w:sz="0" w:space="0" w:color="auto"/>
            <w:left w:val="none" w:sz="0" w:space="0" w:color="auto"/>
            <w:bottom w:val="none" w:sz="0" w:space="0" w:color="auto"/>
            <w:right w:val="none" w:sz="0" w:space="0" w:color="auto"/>
          </w:divBdr>
        </w:div>
        <w:div w:id="1209300266">
          <w:marLeft w:val="480"/>
          <w:marRight w:val="0"/>
          <w:marTop w:val="0"/>
          <w:marBottom w:val="0"/>
          <w:divBdr>
            <w:top w:val="none" w:sz="0" w:space="0" w:color="auto"/>
            <w:left w:val="none" w:sz="0" w:space="0" w:color="auto"/>
            <w:bottom w:val="none" w:sz="0" w:space="0" w:color="auto"/>
            <w:right w:val="none" w:sz="0" w:space="0" w:color="auto"/>
          </w:divBdr>
        </w:div>
        <w:div w:id="362367138">
          <w:marLeft w:val="480"/>
          <w:marRight w:val="0"/>
          <w:marTop w:val="0"/>
          <w:marBottom w:val="0"/>
          <w:divBdr>
            <w:top w:val="none" w:sz="0" w:space="0" w:color="auto"/>
            <w:left w:val="none" w:sz="0" w:space="0" w:color="auto"/>
            <w:bottom w:val="none" w:sz="0" w:space="0" w:color="auto"/>
            <w:right w:val="none" w:sz="0" w:space="0" w:color="auto"/>
          </w:divBdr>
        </w:div>
        <w:div w:id="1279213902">
          <w:marLeft w:val="480"/>
          <w:marRight w:val="0"/>
          <w:marTop w:val="0"/>
          <w:marBottom w:val="0"/>
          <w:divBdr>
            <w:top w:val="none" w:sz="0" w:space="0" w:color="auto"/>
            <w:left w:val="none" w:sz="0" w:space="0" w:color="auto"/>
            <w:bottom w:val="none" w:sz="0" w:space="0" w:color="auto"/>
            <w:right w:val="none" w:sz="0" w:space="0" w:color="auto"/>
          </w:divBdr>
        </w:div>
        <w:div w:id="35082323">
          <w:marLeft w:val="480"/>
          <w:marRight w:val="0"/>
          <w:marTop w:val="0"/>
          <w:marBottom w:val="0"/>
          <w:divBdr>
            <w:top w:val="none" w:sz="0" w:space="0" w:color="auto"/>
            <w:left w:val="none" w:sz="0" w:space="0" w:color="auto"/>
            <w:bottom w:val="none" w:sz="0" w:space="0" w:color="auto"/>
            <w:right w:val="none" w:sz="0" w:space="0" w:color="auto"/>
          </w:divBdr>
        </w:div>
        <w:div w:id="1014846711">
          <w:marLeft w:val="480"/>
          <w:marRight w:val="0"/>
          <w:marTop w:val="0"/>
          <w:marBottom w:val="0"/>
          <w:divBdr>
            <w:top w:val="none" w:sz="0" w:space="0" w:color="auto"/>
            <w:left w:val="none" w:sz="0" w:space="0" w:color="auto"/>
            <w:bottom w:val="none" w:sz="0" w:space="0" w:color="auto"/>
            <w:right w:val="none" w:sz="0" w:space="0" w:color="auto"/>
          </w:divBdr>
        </w:div>
      </w:divsChild>
    </w:div>
    <w:div w:id="1756241282">
      <w:bodyDiv w:val="1"/>
      <w:marLeft w:val="0"/>
      <w:marRight w:val="0"/>
      <w:marTop w:val="0"/>
      <w:marBottom w:val="0"/>
      <w:divBdr>
        <w:top w:val="none" w:sz="0" w:space="0" w:color="auto"/>
        <w:left w:val="none" w:sz="0" w:space="0" w:color="auto"/>
        <w:bottom w:val="none" w:sz="0" w:space="0" w:color="auto"/>
        <w:right w:val="none" w:sz="0" w:space="0" w:color="auto"/>
      </w:divBdr>
    </w:div>
    <w:div w:id="1769544876">
      <w:bodyDiv w:val="1"/>
      <w:marLeft w:val="0"/>
      <w:marRight w:val="0"/>
      <w:marTop w:val="0"/>
      <w:marBottom w:val="0"/>
      <w:divBdr>
        <w:top w:val="none" w:sz="0" w:space="0" w:color="auto"/>
        <w:left w:val="none" w:sz="0" w:space="0" w:color="auto"/>
        <w:bottom w:val="none" w:sz="0" w:space="0" w:color="auto"/>
        <w:right w:val="none" w:sz="0" w:space="0" w:color="auto"/>
      </w:divBdr>
      <w:divsChild>
        <w:div w:id="1107849291">
          <w:marLeft w:val="480"/>
          <w:marRight w:val="0"/>
          <w:marTop w:val="0"/>
          <w:marBottom w:val="0"/>
          <w:divBdr>
            <w:top w:val="none" w:sz="0" w:space="0" w:color="auto"/>
            <w:left w:val="none" w:sz="0" w:space="0" w:color="auto"/>
            <w:bottom w:val="none" w:sz="0" w:space="0" w:color="auto"/>
            <w:right w:val="none" w:sz="0" w:space="0" w:color="auto"/>
          </w:divBdr>
        </w:div>
        <w:div w:id="550120139">
          <w:marLeft w:val="480"/>
          <w:marRight w:val="0"/>
          <w:marTop w:val="0"/>
          <w:marBottom w:val="0"/>
          <w:divBdr>
            <w:top w:val="none" w:sz="0" w:space="0" w:color="auto"/>
            <w:left w:val="none" w:sz="0" w:space="0" w:color="auto"/>
            <w:bottom w:val="none" w:sz="0" w:space="0" w:color="auto"/>
            <w:right w:val="none" w:sz="0" w:space="0" w:color="auto"/>
          </w:divBdr>
        </w:div>
        <w:div w:id="964233555">
          <w:marLeft w:val="480"/>
          <w:marRight w:val="0"/>
          <w:marTop w:val="0"/>
          <w:marBottom w:val="0"/>
          <w:divBdr>
            <w:top w:val="none" w:sz="0" w:space="0" w:color="auto"/>
            <w:left w:val="none" w:sz="0" w:space="0" w:color="auto"/>
            <w:bottom w:val="none" w:sz="0" w:space="0" w:color="auto"/>
            <w:right w:val="none" w:sz="0" w:space="0" w:color="auto"/>
          </w:divBdr>
        </w:div>
        <w:div w:id="1459033514">
          <w:marLeft w:val="480"/>
          <w:marRight w:val="0"/>
          <w:marTop w:val="0"/>
          <w:marBottom w:val="0"/>
          <w:divBdr>
            <w:top w:val="none" w:sz="0" w:space="0" w:color="auto"/>
            <w:left w:val="none" w:sz="0" w:space="0" w:color="auto"/>
            <w:bottom w:val="none" w:sz="0" w:space="0" w:color="auto"/>
            <w:right w:val="none" w:sz="0" w:space="0" w:color="auto"/>
          </w:divBdr>
        </w:div>
        <w:div w:id="1874612756">
          <w:marLeft w:val="480"/>
          <w:marRight w:val="0"/>
          <w:marTop w:val="0"/>
          <w:marBottom w:val="0"/>
          <w:divBdr>
            <w:top w:val="none" w:sz="0" w:space="0" w:color="auto"/>
            <w:left w:val="none" w:sz="0" w:space="0" w:color="auto"/>
            <w:bottom w:val="none" w:sz="0" w:space="0" w:color="auto"/>
            <w:right w:val="none" w:sz="0" w:space="0" w:color="auto"/>
          </w:divBdr>
        </w:div>
        <w:div w:id="1553730183">
          <w:marLeft w:val="480"/>
          <w:marRight w:val="0"/>
          <w:marTop w:val="0"/>
          <w:marBottom w:val="0"/>
          <w:divBdr>
            <w:top w:val="none" w:sz="0" w:space="0" w:color="auto"/>
            <w:left w:val="none" w:sz="0" w:space="0" w:color="auto"/>
            <w:bottom w:val="none" w:sz="0" w:space="0" w:color="auto"/>
            <w:right w:val="none" w:sz="0" w:space="0" w:color="auto"/>
          </w:divBdr>
        </w:div>
        <w:div w:id="1872381150">
          <w:marLeft w:val="480"/>
          <w:marRight w:val="0"/>
          <w:marTop w:val="0"/>
          <w:marBottom w:val="0"/>
          <w:divBdr>
            <w:top w:val="none" w:sz="0" w:space="0" w:color="auto"/>
            <w:left w:val="none" w:sz="0" w:space="0" w:color="auto"/>
            <w:bottom w:val="none" w:sz="0" w:space="0" w:color="auto"/>
            <w:right w:val="none" w:sz="0" w:space="0" w:color="auto"/>
          </w:divBdr>
        </w:div>
        <w:div w:id="67121846">
          <w:marLeft w:val="480"/>
          <w:marRight w:val="0"/>
          <w:marTop w:val="0"/>
          <w:marBottom w:val="0"/>
          <w:divBdr>
            <w:top w:val="none" w:sz="0" w:space="0" w:color="auto"/>
            <w:left w:val="none" w:sz="0" w:space="0" w:color="auto"/>
            <w:bottom w:val="none" w:sz="0" w:space="0" w:color="auto"/>
            <w:right w:val="none" w:sz="0" w:space="0" w:color="auto"/>
          </w:divBdr>
        </w:div>
        <w:div w:id="754475452">
          <w:marLeft w:val="480"/>
          <w:marRight w:val="0"/>
          <w:marTop w:val="0"/>
          <w:marBottom w:val="0"/>
          <w:divBdr>
            <w:top w:val="none" w:sz="0" w:space="0" w:color="auto"/>
            <w:left w:val="none" w:sz="0" w:space="0" w:color="auto"/>
            <w:bottom w:val="none" w:sz="0" w:space="0" w:color="auto"/>
            <w:right w:val="none" w:sz="0" w:space="0" w:color="auto"/>
          </w:divBdr>
        </w:div>
        <w:div w:id="1413162309">
          <w:marLeft w:val="480"/>
          <w:marRight w:val="0"/>
          <w:marTop w:val="0"/>
          <w:marBottom w:val="0"/>
          <w:divBdr>
            <w:top w:val="none" w:sz="0" w:space="0" w:color="auto"/>
            <w:left w:val="none" w:sz="0" w:space="0" w:color="auto"/>
            <w:bottom w:val="none" w:sz="0" w:space="0" w:color="auto"/>
            <w:right w:val="none" w:sz="0" w:space="0" w:color="auto"/>
          </w:divBdr>
        </w:div>
        <w:div w:id="714936690">
          <w:marLeft w:val="480"/>
          <w:marRight w:val="0"/>
          <w:marTop w:val="0"/>
          <w:marBottom w:val="0"/>
          <w:divBdr>
            <w:top w:val="none" w:sz="0" w:space="0" w:color="auto"/>
            <w:left w:val="none" w:sz="0" w:space="0" w:color="auto"/>
            <w:bottom w:val="none" w:sz="0" w:space="0" w:color="auto"/>
            <w:right w:val="none" w:sz="0" w:space="0" w:color="auto"/>
          </w:divBdr>
        </w:div>
        <w:div w:id="715206209">
          <w:marLeft w:val="480"/>
          <w:marRight w:val="0"/>
          <w:marTop w:val="0"/>
          <w:marBottom w:val="0"/>
          <w:divBdr>
            <w:top w:val="none" w:sz="0" w:space="0" w:color="auto"/>
            <w:left w:val="none" w:sz="0" w:space="0" w:color="auto"/>
            <w:bottom w:val="none" w:sz="0" w:space="0" w:color="auto"/>
            <w:right w:val="none" w:sz="0" w:space="0" w:color="auto"/>
          </w:divBdr>
        </w:div>
        <w:div w:id="58867301">
          <w:marLeft w:val="480"/>
          <w:marRight w:val="0"/>
          <w:marTop w:val="0"/>
          <w:marBottom w:val="0"/>
          <w:divBdr>
            <w:top w:val="none" w:sz="0" w:space="0" w:color="auto"/>
            <w:left w:val="none" w:sz="0" w:space="0" w:color="auto"/>
            <w:bottom w:val="none" w:sz="0" w:space="0" w:color="auto"/>
            <w:right w:val="none" w:sz="0" w:space="0" w:color="auto"/>
          </w:divBdr>
        </w:div>
        <w:div w:id="1221751332">
          <w:marLeft w:val="480"/>
          <w:marRight w:val="0"/>
          <w:marTop w:val="0"/>
          <w:marBottom w:val="0"/>
          <w:divBdr>
            <w:top w:val="none" w:sz="0" w:space="0" w:color="auto"/>
            <w:left w:val="none" w:sz="0" w:space="0" w:color="auto"/>
            <w:bottom w:val="none" w:sz="0" w:space="0" w:color="auto"/>
            <w:right w:val="none" w:sz="0" w:space="0" w:color="auto"/>
          </w:divBdr>
        </w:div>
        <w:div w:id="1450583672">
          <w:marLeft w:val="480"/>
          <w:marRight w:val="0"/>
          <w:marTop w:val="0"/>
          <w:marBottom w:val="0"/>
          <w:divBdr>
            <w:top w:val="none" w:sz="0" w:space="0" w:color="auto"/>
            <w:left w:val="none" w:sz="0" w:space="0" w:color="auto"/>
            <w:bottom w:val="none" w:sz="0" w:space="0" w:color="auto"/>
            <w:right w:val="none" w:sz="0" w:space="0" w:color="auto"/>
          </w:divBdr>
        </w:div>
        <w:div w:id="662514293">
          <w:marLeft w:val="480"/>
          <w:marRight w:val="0"/>
          <w:marTop w:val="0"/>
          <w:marBottom w:val="0"/>
          <w:divBdr>
            <w:top w:val="none" w:sz="0" w:space="0" w:color="auto"/>
            <w:left w:val="none" w:sz="0" w:space="0" w:color="auto"/>
            <w:bottom w:val="none" w:sz="0" w:space="0" w:color="auto"/>
            <w:right w:val="none" w:sz="0" w:space="0" w:color="auto"/>
          </w:divBdr>
        </w:div>
        <w:div w:id="1218860433">
          <w:marLeft w:val="480"/>
          <w:marRight w:val="0"/>
          <w:marTop w:val="0"/>
          <w:marBottom w:val="0"/>
          <w:divBdr>
            <w:top w:val="none" w:sz="0" w:space="0" w:color="auto"/>
            <w:left w:val="none" w:sz="0" w:space="0" w:color="auto"/>
            <w:bottom w:val="none" w:sz="0" w:space="0" w:color="auto"/>
            <w:right w:val="none" w:sz="0" w:space="0" w:color="auto"/>
          </w:divBdr>
        </w:div>
        <w:div w:id="24641786">
          <w:marLeft w:val="480"/>
          <w:marRight w:val="0"/>
          <w:marTop w:val="0"/>
          <w:marBottom w:val="0"/>
          <w:divBdr>
            <w:top w:val="none" w:sz="0" w:space="0" w:color="auto"/>
            <w:left w:val="none" w:sz="0" w:space="0" w:color="auto"/>
            <w:bottom w:val="none" w:sz="0" w:space="0" w:color="auto"/>
            <w:right w:val="none" w:sz="0" w:space="0" w:color="auto"/>
          </w:divBdr>
        </w:div>
        <w:div w:id="1173304268">
          <w:marLeft w:val="480"/>
          <w:marRight w:val="0"/>
          <w:marTop w:val="0"/>
          <w:marBottom w:val="0"/>
          <w:divBdr>
            <w:top w:val="none" w:sz="0" w:space="0" w:color="auto"/>
            <w:left w:val="none" w:sz="0" w:space="0" w:color="auto"/>
            <w:bottom w:val="none" w:sz="0" w:space="0" w:color="auto"/>
            <w:right w:val="none" w:sz="0" w:space="0" w:color="auto"/>
          </w:divBdr>
        </w:div>
        <w:div w:id="2005694056">
          <w:marLeft w:val="480"/>
          <w:marRight w:val="0"/>
          <w:marTop w:val="0"/>
          <w:marBottom w:val="0"/>
          <w:divBdr>
            <w:top w:val="none" w:sz="0" w:space="0" w:color="auto"/>
            <w:left w:val="none" w:sz="0" w:space="0" w:color="auto"/>
            <w:bottom w:val="none" w:sz="0" w:space="0" w:color="auto"/>
            <w:right w:val="none" w:sz="0" w:space="0" w:color="auto"/>
          </w:divBdr>
        </w:div>
        <w:div w:id="1165707271">
          <w:marLeft w:val="480"/>
          <w:marRight w:val="0"/>
          <w:marTop w:val="0"/>
          <w:marBottom w:val="0"/>
          <w:divBdr>
            <w:top w:val="none" w:sz="0" w:space="0" w:color="auto"/>
            <w:left w:val="none" w:sz="0" w:space="0" w:color="auto"/>
            <w:bottom w:val="none" w:sz="0" w:space="0" w:color="auto"/>
            <w:right w:val="none" w:sz="0" w:space="0" w:color="auto"/>
          </w:divBdr>
        </w:div>
        <w:div w:id="240792500">
          <w:marLeft w:val="480"/>
          <w:marRight w:val="0"/>
          <w:marTop w:val="0"/>
          <w:marBottom w:val="0"/>
          <w:divBdr>
            <w:top w:val="none" w:sz="0" w:space="0" w:color="auto"/>
            <w:left w:val="none" w:sz="0" w:space="0" w:color="auto"/>
            <w:bottom w:val="none" w:sz="0" w:space="0" w:color="auto"/>
            <w:right w:val="none" w:sz="0" w:space="0" w:color="auto"/>
          </w:divBdr>
        </w:div>
      </w:divsChild>
    </w:div>
    <w:div w:id="1771588258">
      <w:bodyDiv w:val="1"/>
      <w:marLeft w:val="0"/>
      <w:marRight w:val="0"/>
      <w:marTop w:val="0"/>
      <w:marBottom w:val="0"/>
      <w:divBdr>
        <w:top w:val="none" w:sz="0" w:space="0" w:color="auto"/>
        <w:left w:val="none" w:sz="0" w:space="0" w:color="auto"/>
        <w:bottom w:val="none" w:sz="0" w:space="0" w:color="auto"/>
        <w:right w:val="none" w:sz="0" w:space="0" w:color="auto"/>
      </w:divBdr>
      <w:divsChild>
        <w:div w:id="1769813590">
          <w:marLeft w:val="480"/>
          <w:marRight w:val="0"/>
          <w:marTop w:val="0"/>
          <w:marBottom w:val="0"/>
          <w:divBdr>
            <w:top w:val="none" w:sz="0" w:space="0" w:color="auto"/>
            <w:left w:val="none" w:sz="0" w:space="0" w:color="auto"/>
            <w:bottom w:val="none" w:sz="0" w:space="0" w:color="auto"/>
            <w:right w:val="none" w:sz="0" w:space="0" w:color="auto"/>
          </w:divBdr>
        </w:div>
        <w:div w:id="159463619">
          <w:marLeft w:val="480"/>
          <w:marRight w:val="0"/>
          <w:marTop w:val="0"/>
          <w:marBottom w:val="0"/>
          <w:divBdr>
            <w:top w:val="none" w:sz="0" w:space="0" w:color="auto"/>
            <w:left w:val="none" w:sz="0" w:space="0" w:color="auto"/>
            <w:bottom w:val="none" w:sz="0" w:space="0" w:color="auto"/>
            <w:right w:val="none" w:sz="0" w:space="0" w:color="auto"/>
          </w:divBdr>
        </w:div>
        <w:div w:id="68886628">
          <w:marLeft w:val="480"/>
          <w:marRight w:val="0"/>
          <w:marTop w:val="0"/>
          <w:marBottom w:val="0"/>
          <w:divBdr>
            <w:top w:val="none" w:sz="0" w:space="0" w:color="auto"/>
            <w:left w:val="none" w:sz="0" w:space="0" w:color="auto"/>
            <w:bottom w:val="none" w:sz="0" w:space="0" w:color="auto"/>
            <w:right w:val="none" w:sz="0" w:space="0" w:color="auto"/>
          </w:divBdr>
        </w:div>
        <w:div w:id="2123719200">
          <w:marLeft w:val="480"/>
          <w:marRight w:val="0"/>
          <w:marTop w:val="0"/>
          <w:marBottom w:val="0"/>
          <w:divBdr>
            <w:top w:val="none" w:sz="0" w:space="0" w:color="auto"/>
            <w:left w:val="none" w:sz="0" w:space="0" w:color="auto"/>
            <w:bottom w:val="none" w:sz="0" w:space="0" w:color="auto"/>
            <w:right w:val="none" w:sz="0" w:space="0" w:color="auto"/>
          </w:divBdr>
        </w:div>
        <w:div w:id="333655264">
          <w:marLeft w:val="480"/>
          <w:marRight w:val="0"/>
          <w:marTop w:val="0"/>
          <w:marBottom w:val="0"/>
          <w:divBdr>
            <w:top w:val="none" w:sz="0" w:space="0" w:color="auto"/>
            <w:left w:val="none" w:sz="0" w:space="0" w:color="auto"/>
            <w:bottom w:val="none" w:sz="0" w:space="0" w:color="auto"/>
            <w:right w:val="none" w:sz="0" w:space="0" w:color="auto"/>
          </w:divBdr>
        </w:div>
        <w:div w:id="433331074">
          <w:marLeft w:val="480"/>
          <w:marRight w:val="0"/>
          <w:marTop w:val="0"/>
          <w:marBottom w:val="0"/>
          <w:divBdr>
            <w:top w:val="none" w:sz="0" w:space="0" w:color="auto"/>
            <w:left w:val="none" w:sz="0" w:space="0" w:color="auto"/>
            <w:bottom w:val="none" w:sz="0" w:space="0" w:color="auto"/>
            <w:right w:val="none" w:sz="0" w:space="0" w:color="auto"/>
          </w:divBdr>
        </w:div>
        <w:div w:id="948002803">
          <w:marLeft w:val="480"/>
          <w:marRight w:val="0"/>
          <w:marTop w:val="0"/>
          <w:marBottom w:val="0"/>
          <w:divBdr>
            <w:top w:val="none" w:sz="0" w:space="0" w:color="auto"/>
            <w:left w:val="none" w:sz="0" w:space="0" w:color="auto"/>
            <w:bottom w:val="none" w:sz="0" w:space="0" w:color="auto"/>
            <w:right w:val="none" w:sz="0" w:space="0" w:color="auto"/>
          </w:divBdr>
        </w:div>
        <w:div w:id="593635050">
          <w:marLeft w:val="480"/>
          <w:marRight w:val="0"/>
          <w:marTop w:val="0"/>
          <w:marBottom w:val="0"/>
          <w:divBdr>
            <w:top w:val="none" w:sz="0" w:space="0" w:color="auto"/>
            <w:left w:val="none" w:sz="0" w:space="0" w:color="auto"/>
            <w:bottom w:val="none" w:sz="0" w:space="0" w:color="auto"/>
            <w:right w:val="none" w:sz="0" w:space="0" w:color="auto"/>
          </w:divBdr>
        </w:div>
        <w:div w:id="848519918">
          <w:marLeft w:val="480"/>
          <w:marRight w:val="0"/>
          <w:marTop w:val="0"/>
          <w:marBottom w:val="0"/>
          <w:divBdr>
            <w:top w:val="none" w:sz="0" w:space="0" w:color="auto"/>
            <w:left w:val="none" w:sz="0" w:space="0" w:color="auto"/>
            <w:bottom w:val="none" w:sz="0" w:space="0" w:color="auto"/>
            <w:right w:val="none" w:sz="0" w:space="0" w:color="auto"/>
          </w:divBdr>
        </w:div>
      </w:divsChild>
    </w:div>
    <w:div w:id="1795832631">
      <w:bodyDiv w:val="1"/>
      <w:marLeft w:val="0"/>
      <w:marRight w:val="0"/>
      <w:marTop w:val="0"/>
      <w:marBottom w:val="0"/>
      <w:divBdr>
        <w:top w:val="none" w:sz="0" w:space="0" w:color="auto"/>
        <w:left w:val="none" w:sz="0" w:space="0" w:color="auto"/>
        <w:bottom w:val="none" w:sz="0" w:space="0" w:color="auto"/>
        <w:right w:val="none" w:sz="0" w:space="0" w:color="auto"/>
      </w:divBdr>
    </w:div>
    <w:div w:id="1797598449">
      <w:bodyDiv w:val="1"/>
      <w:marLeft w:val="0"/>
      <w:marRight w:val="0"/>
      <w:marTop w:val="0"/>
      <w:marBottom w:val="0"/>
      <w:divBdr>
        <w:top w:val="none" w:sz="0" w:space="0" w:color="auto"/>
        <w:left w:val="none" w:sz="0" w:space="0" w:color="auto"/>
        <w:bottom w:val="none" w:sz="0" w:space="0" w:color="auto"/>
        <w:right w:val="none" w:sz="0" w:space="0" w:color="auto"/>
      </w:divBdr>
      <w:divsChild>
        <w:div w:id="986544327">
          <w:marLeft w:val="480"/>
          <w:marRight w:val="0"/>
          <w:marTop w:val="0"/>
          <w:marBottom w:val="0"/>
          <w:divBdr>
            <w:top w:val="none" w:sz="0" w:space="0" w:color="auto"/>
            <w:left w:val="none" w:sz="0" w:space="0" w:color="auto"/>
            <w:bottom w:val="none" w:sz="0" w:space="0" w:color="auto"/>
            <w:right w:val="none" w:sz="0" w:space="0" w:color="auto"/>
          </w:divBdr>
        </w:div>
        <w:div w:id="788086816">
          <w:marLeft w:val="480"/>
          <w:marRight w:val="0"/>
          <w:marTop w:val="0"/>
          <w:marBottom w:val="0"/>
          <w:divBdr>
            <w:top w:val="none" w:sz="0" w:space="0" w:color="auto"/>
            <w:left w:val="none" w:sz="0" w:space="0" w:color="auto"/>
            <w:bottom w:val="none" w:sz="0" w:space="0" w:color="auto"/>
            <w:right w:val="none" w:sz="0" w:space="0" w:color="auto"/>
          </w:divBdr>
        </w:div>
        <w:div w:id="1040323672">
          <w:marLeft w:val="480"/>
          <w:marRight w:val="0"/>
          <w:marTop w:val="0"/>
          <w:marBottom w:val="0"/>
          <w:divBdr>
            <w:top w:val="none" w:sz="0" w:space="0" w:color="auto"/>
            <w:left w:val="none" w:sz="0" w:space="0" w:color="auto"/>
            <w:bottom w:val="none" w:sz="0" w:space="0" w:color="auto"/>
            <w:right w:val="none" w:sz="0" w:space="0" w:color="auto"/>
          </w:divBdr>
        </w:div>
        <w:div w:id="2092660027">
          <w:marLeft w:val="480"/>
          <w:marRight w:val="0"/>
          <w:marTop w:val="0"/>
          <w:marBottom w:val="0"/>
          <w:divBdr>
            <w:top w:val="none" w:sz="0" w:space="0" w:color="auto"/>
            <w:left w:val="none" w:sz="0" w:space="0" w:color="auto"/>
            <w:bottom w:val="none" w:sz="0" w:space="0" w:color="auto"/>
            <w:right w:val="none" w:sz="0" w:space="0" w:color="auto"/>
          </w:divBdr>
        </w:div>
        <w:div w:id="1828664013">
          <w:marLeft w:val="480"/>
          <w:marRight w:val="0"/>
          <w:marTop w:val="0"/>
          <w:marBottom w:val="0"/>
          <w:divBdr>
            <w:top w:val="none" w:sz="0" w:space="0" w:color="auto"/>
            <w:left w:val="none" w:sz="0" w:space="0" w:color="auto"/>
            <w:bottom w:val="none" w:sz="0" w:space="0" w:color="auto"/>
            <w:right w:val="none" w:sz="0" w:space="0" w:color="auto"/>
          </w:divBdr>
        </w:div>
        <w:div w:id="590429716">
          <w:marLeft w:val="480"/>
          <w:marRight w:val="0"/>
          <w:marTop w:val="0"/>
          <w:marBottom w:val="0"/>
          <w:divBdr>
            <w:top w:val="none" w:sz="0" w:space="0" w:color="auto"/>
            <w:left w:val="none" w:sz="0" w:space="0" w:color="auto"/>
            <w:bottom w:val="none" w:sz="0" w:space="0" w:color="auto"/>
            <w:right w:val="none" w:sz="0" w:space="0" w:color="auto"/>
          </w:divBdr>
        </w:div>
        <w:div w:id="2041585417">
          <w:marLeft w:val="480"/>
          <w:marRight w:val="0"/>
          <w:marTop w:val="0"/>
          <w:marBottom w:val="0"/>
          <w:divBdr>
            <w:top w:val="none" w:sz="0" w:space="0" w:color="auto"/>
            <w:left w:val="none" w:sz="0" w:space="0" w:color="auto"/>
            <w:bottom w:val="none" w:sz="0" w:space="0" w:color="auto"/>
            <w:right w:val="none" w:sz="0" w:space="0" w:color="auto"/>
          </w:divBdr>
        </w:div>
        <w:div w:id="1279411469">
          <w:marLeft w:val="480"/>
          <w:marRight w:val="0"/>
          <w:marTop w:val="0"/>
          <w:marBottom w:val="0"/>
          <w:divBdr>
            <w:top w:val="none" w:sz="0" w:space="0" w:color="auto"/>
            <w:left w:val="none" w:sz="0" w:space="0" w:color="auto"/>
            <w:bottom w:val="none" w:sz="0" w:space="0" w:color="auto"/>
            <w:right w:val="none" w:sz="0" w:space="0" w:color="auto"/>
          </w:divBdr>
        </w:div>
        <w:div w:id="679047946">
          <w:marLeft w:val="480"/>
          <w:marRight w:val="0"/>
          <w:marTop w:val="0"/>
          <w:marBottom w:val="0"/>
          <w:divBdr>
            <w:top w:val="none" w:sz="0" w:space="0" w:color="auto"/>
            <w:left w:val="none" w:sz="0" w:space="0" w:color="auto"/>
            <w:bottom w:val="none" w:sz="0" w:space="0" w:color="auto"/>
            <w:right w:val="none" w:sz="0" w:space="0" w:color="auto"/>
          </w:divBdr>
        </w:div>
        <w:div w:id="1173836330">
          <w:marLeft w:val="480"/>
          <w:marRight w:val="0"/>
          <w:marTop w:val="0"/>
          <w:marBottom w:val="0"/>
          <w:divBdr>
            <w:top w:val="none" w:sz="0" w:space="0" w:color="auto"/>
            <w:left w:val="none" w:sz="0" w:space="0" w:color="auto"/>
            <w:bottom w:val="none" w:sz="0" w:space="0" w:color="auto"/>
            <w:right w:val="none" w:sz="0" w:space="0" w:color="auto"/>
          </w:divBdr>
        </w:div>
        <w:div w:id="271132769">
          <w:marLeft w:val="480"/>
          <w:marRight w:val="0"/>
          <w:marTop w:val="0"/>
          <w:marBottom w:val="0"/>
          <w:divBdr>
            <w:top w:val="none" w:sz="0" w:space="0" w:color="auto"/>
            <w:left w:val="none" w:sz="0" w:space="0" w:color="auto"/>
            <w:bottom w:val="none" w:sz="0" w:space="0" w:color="auto"/>
            <w:right w:val="none" w:sz="0" w:space="0" w:color="auto"/>
          </w:divBdr>
        </w:div>
        <w:div w:id="1230770848">
          <w:marLeft w:val="480"/>
          <w:marRight w:val="0"/>
          <w:marTop w:val="0"/>
          <w:marBottom w:val="0"/>
          <w:divBdr>
            <w:top w:val="none" w:sz="0" w:space="0" w:color="auto"/>
            <w:left w:val="none" w:sz="0" w:space="0" w:color="auto"/>
            <w:bottom w:val="none" w:sz="0" w:space="0" w:color="auto"/>
            <w:right w:val="none" w:sz="0" w:space="0" w:color="auto"/>
          </w:divBdr>
        </w:div>
        <w:div w:id="1373925188">
          <w:marLeft w:val="480"/>
          <w:marRight w:val="0"/>
          <w:marTop w:val="0"/>
          <w:marBottom w:val="0"/>
          <w:divBdr>
            <w:top w:val="none" w:sz="0" w:space="0" w:color="auto"/>
            <w:left w:val="none" w:sz="0" w:space="0" w:color="auto"/>
            <w:bottom w:val="none" w:sz="0" w:space="0" w:color="auto"/>
            <w:right w:val="none" w:sz="0" w:space="0" w:color="auto"/>
          </w:divBdr>
        </w:div>
      </w:divsChild>
    </w:div>
    <w:div w:id="1808820238">
      <w:bodyDiv w:val="1"/>
      <w:marLeft w:val="0"/>
      <w:marRight w:val="0"/>
      <w:marTop w:val="0"/>
      <w:marBottom w:val="0"/>
      <w:divBdr>
        <w:top w:val="none" w:sz="0" w:space="0" w:color="auto"/>
        <w:left w:val="none" w:sz="0" w:space="0" w:color="auto"/>
        <w:bottom w:val="none" w:sz="0" w:space="0" w:color="auto"/>
        <w:right w:val="none" w:sz="0" w:space="0" w:color="auto"/>
      </w:divBdr>
      <w:divsChild>
        <w:div w:id="334960325">
          <w:marLeft w:val="480"/>
          <w:marRight w:val="0"/>
          <w:marTop w:val="0"/>
          <w:marBottom w:val="0"/>
          <w:divBdr>
            <w:top w:val="none" w:sz="0" w:space="0" w:color="auto"/>
            <w:left w:val="none" w:sz="0" w:space="0" w:color="auto"/>
            <w:bottom w:val="none" w:sz="0" w:space="0" w:color="auto"/>
            <w:right w:val="none" w:sz="0" w:space="0" w:color="auto"/>
          </w:divBdr>
        </w:div>
        <w:div w:id="1075787115">
          <w:marLeft w:val="480"/>
          <w:marRight w:val="0"/>
          <w:marTop w:val="0"/>
          <w:marBottom w:val="0"/>
          <w:divBdr>
            <w:top w:val="none" w:sz="0" w:space="0" w:color="auto"/>
            <w:left w:val="none" w:sz="0" w:space="0" w:color="auto"/>
            <w:bottom w:val="none" w:sz="0" w:space="0" w:color="auto"/>
            <w:right w:val="none" w:sz="0" w:space="0" w:color="auto"/>
          </w:divBdr>
        </w:div>
        <w:div w:id="1166633248">
          <w:marLeft w:val="480"/>
          <w:marRight w:val="0"/>
          <w:marTop w:val="0"/>
          <w:marBottom w:val="0"/>
          <w:divBdr>
            <w:top w:val="none" w:sz="0" w:space="0" w:color="auto"/>
            <w:left w:val="none" w:sz="0" w:space="0" w:color="auto"/>
            <w:bottom w:val="none" w:sz="0" w:space="0" w:color="auto"/>
            <w:right w:val="none" w:sz="0" w:space="0" w:color="auto"/>
          </w:divBdr>
        </w:div>
        <w:div w:id="960573841">
          <w:marLeft w:val="480"/>
          <w:marRight w:val="0"/>
          <w:marTop w:val="0"/>
          <w:marBottom w:val="0"/>
          <w:divBdr>
            <w:top w:val="none" w:sz="0" w:space="0" w:color="auto"/>
            <w:left w:val="none" w:sz="0" w:space="0" w:color="auto"/>
            <w:bottom w:val="none" w:sz="0" w:space="0" w:color="auto"/>
            <w:right w:val="none" w:sz="0" w:space="0" w:color="auto"/>
          </w:divBdr>
        </w:div>
        <w:div w:id="1422875417">
          <w:marLeft w:val="480"/>
          <w:marRight w:val="0"/>
          <w:marTop w:val="0"/>
          <w:marBottom w:val="0"/>
          <w:divBdr>
            <w:top w:val="none" w:sz="0" w:space="0" w:color="auto"/>
            <w:left w:val="none" w:sz="0" w:space="0" w:color="auto"/>
            <w:bottom w:val="none" w:sz="0" w:space="0" w:color="auto"/>
            <w:right w:val="none" w:sz="0" w:space="0" w:color="auto"/>
          </w:divBdr>
        </w:div>
        <w:div w:id="1044520619">
          <w:marLeft w:val="480"/>
          <w:marRight w:val="0"/>
          <w:marTop w:val="0"/>
          <w:marBottom w:val="0"/>
          <w:divBdr>
            <w:top w:val="none" w:sz="0" w:space="0" w:color="auto"/>
            <w:left w:val="none" w:sz="0" w:space="0" w:color="auto"/>
            <w:bottom w:val="none" w:sz="0" w:space="0" w:color="auto"/>
            <w:right w:val="none" w:sz="0" w:space="0" w:color="auto"/>
          </w:divBdr>
        </w:div>
        <w:div w:id="1662614728">
          <w:marLeft w:val="480"/>
          <w:marRight w:val="0"/>
          <w:marTop w:val="0"/>
          <w:marBottom w:val="0"/>
          <w:divBdr>
            <w:top w:val="none" w:sz="0" w:space="0" w:color="auto"/>
            <w:left w:val="none" w:sz="0" w:space="0" w:color="auto"/>
            <w:bottom w:val="none" w:sz="0" w:space="0" w:color="auto"/>
            <w:right w:val="none" w:sz="0" w:space="0" w:color="auto"/>
          </w:divBdr>
        </w:div>
        <w:div w:id="242178396">
          <w:marLeft w:val="480"/>
          <w:marRight w:val="0"/>
          <w:marTop w:val="0"/>
          <w:marBottom w:val="0"/>
          <w:divBdr>
            <w:top w:val="none" w:sz="0" w:space="0" w:color="auto"/>
            <w:left w:val="none" w:sz="0" w:space="0" w:color="auto"/>
            <w:bottom w:val="none" w:sz="0" w:space="0" w:color="auto"/>
            <w:right w:val="none" w:sz="0" w:space="0" w:color="auto"/>
          </w:divBdr>
        </w:div>
        <w:div w:id="716051961">
          <w:marLeft w:val="480"/>
          <w:marRight w:val="0"/>
          <w:marTop w:val="0"/>
          <w:marBottom w:val="0"/>
          <w:divBdr>
            <w:top w:val="none" w:sz="0" w:space="0" w:color="auto"/>
            <w:left w:val="none" w:sz="0" w:space="0" w:color="auto"/>
            <w:bottom w:val="none" w:sz="0" w:space="0" w:color="auto"/>
            <w:right w:val="none" w:sz="0" w:space="0" w:color="auto"/>
          </w:divBdr>
        </w:div>
        <w:div w:id="1836728825">
          <w:marLeft w:val="480"/>
          <w:marRight w:val="0"/>
          <w:marTop w:val="0"/>
          <w:marBottom w:val="0"/>
          <w:divBdr>
            <w:top w:val="none" w:sz="0" w:space="0" w:color="auto"/>
            <w:left w:val="none" w:sz="0" w:space="0" w:color="auto"/>
            <w:bottom w:val="none" w:sz="0" w:space="0" w:color="auto"/>
            <w:right w:val="none" w:sz="0" w:space="0" w:color="auto"/>
          </w:divBdr>
        </w:div>
        <w:div w:id="963192024">
          <w:marLeft w:val="480"/>
          <w:marRight w:val="0"/>
          <w:marTop w:val="0"/>
          <w:marBottom w:val="0"/>
          <w:divBdr>
            <w:top w:val="none" w:sz="0" w:space="0" w:color="auto"/>
            <w:left w:val="none" w:sz="0" w:space="0" w:color="auto"/>
            <w:bottom w:val="none" w:sz="0" w:space="0" w:color="auto"/>
            <w:right w:val="none" w:sz="0" w:space="0" w:color="auto"/>
          </w:divBdr>
        </w:div>
        <w:div w:id="1816217425">
          <w:marLeft w:val="480"/>
          <w:marRight w:val="0"/>
          <w:marTop w:val="0"/>
          <w:marBottom w:val="0"/>
          <w:divBdr>
            <w:top w:val="none" w:sz="0" w:space="0" w:color="auto"/>
            <w:left w:val="none" w:sz="0" w:space="0" w:color="auto"/>
            <w:bottom w:val="none" w:sz="0" w:space="0" w:color="auto"/>
            <w:right w:val="none" w:sz="0" w:space="0" w:color="auto"/>
          </w:divBdr>
        </w:div>
        <w:div w:id="98646720">
          <w:marLeft w:val="480"/>
          <w:marRight w:val="0"/>
          <w:marTop w:val="0"/>
          <w:marBottom w:val="0"/>
          <w:divBdr>
            <w:top w:val="none" w:sz="0" w:space="0" w:color="auto"/>
            <w:left w:val="none" w:sz="0" w:space="0" w:color="auto"/>
            <w:bottom w:val="none" w:sz="0" w:space="0" w:color="auto"/>
            <w:right w:val="none" w:sz="0" w:space="0" w:color="auto"/>
          </w:divBdr>
        </w:div>
        <w:div w:id="2035184896">
          <w:marLeft w:val="480"/>
          <w:marRight w:val="0"/>
          <w:marTop w:val="0"/>
          <w:marBottom w:val="0"/>
          <w:divBdr>
            <w:top w:val="none" w:sz="0" w:space="0" w:color="auto"/>
            <w:left w:val="none" w:sz="0" w:space="0" w:color="auto"/>
            <w:bottom w:val="none" w:sz="0" w:space="0" w:color="auto"/>
            <w:right w:val="none" w:sz="0" w:space="0" w:color="auto"/>
          </w:divBdr>
        </w:div>
        <w:div w:id="360984608">
          <w:marLeft w:val="480"/>
          <w:marRight w:val="0"/>
          <w:marTop w:val="0"/>
          <w:marBottom w:val="0"/>
          <w:divBdr>
            <w:top w:val="none" w:sz="0" w:space="0" w:color="auto"/>
            <w:left w:val="none" w:sz="0" w:space="0" w:color="auto"/>
            <w:bottom w:val="none" w:sz="0" w:space="0" w:color="auto"/>
            <w:right w:val="none" w:sz="0" w:space="0" w:color="auto"/>
          </w:divBdr>
        </w:div>
        <w:div w:id="1757750072">
          <w:marLeft w:val="480"/>
          <w:marRight w:val="0"/>
          <w:marTop w:val="0"/>
          <w:marBottom w:val="0"/>
          <w:divBdr>
            <w:top w:val="none" w:sz="0" w:space="0" w:color="auto"/>
            <w:left w:val="none" w:sz="0" w:space="0" w:color="auto"/>
            <w:bottom w:val="none" w:sz="0" w:space="0" w:color="auto"/>
            <w:right w:val="none" w:sz="0" w:space="0" w:color="auto"/>
          </w:divBdr>
        </w:div>
      </w:divsChild>
    </w:div>
    <w:div w:id="1810048249">
      <w:bodyDiv w:val="1"/>
      <w:marLeft w:val="0"/>
      <w:marRight w:val="0"/>
      <w:marTop w:val="0"/>
      <w:marBottom w:val="0"/>
      <w:divBdr>
        <w:top w:val="none" w:sz="0" w:space="0" w:color="auto"/>
        <w:left w:val="none" w:sz="0" w:space="0" w:color="auto"/>
        <w:bottom w:val="none" w:sz="0" w:space="0" w:color="auto"/>
        <w:right w:val="none" w:sz="0" w:space="0" w:color="auto"/>
      </w:divBdr>
      <w:divsChild>
        <w:div w:id="867646755">
          <w:marLeft w:val="480"/>
          <w:marRight w:val="0"/>
          <w:marTop w:val="0"/>
          <w:marBottom w:val="0"/>
          <w:divBdr>
            <w:top w:val="none" w:sz="0" w:space="0" w:color="auto"/>
            <w:left w:val="none" w:sz="0" w:space="0" w:color="auto"/>
            <w:bottom w:val="none" w:sz="0" w:space="0" w:color="auto"/>
            <w:right w:val="none" w:sz="0" w:space="0" w:color="auto"/>
          </w:divBdr>
        </w:div>
        <w:div w:id="1626229806">
          <w:marLeft w:val="480"/>
          <w:marRight w:val="0"/>
          <w:marTop w:val="0"/>
          <w:marBottom w:val="0"/>
          <w:divBdr>
            <w:top w:val="none" w:sz="0" w:space="0" w:color="auto"/>
            <w:left w:val="none" w:sz="0" w:space="0" w:color="auto"/>
            <w:bottom w:val="none" w:sz="0" w:space="0" w:color="auto"/>
            <w:right w:val="none" w:sz="0" w:space="0" w:color="auto"/>
          </w:divBdr>
        </w:div>
        <w:div w:id="419327402">
          <w:marLeft w:val="480"/>
          <w:marRight w:val="0"/>
          <w:marTop w:val="0"/>
          <w:marBottom w:val="0"/>
          <w:divBdr>
            <w:top w:val="none" w:sz="0" w:space="0" w:color="auto"/>
            <w:left w:val="none" w:sz="0" w:space="0" w:color="auto"/>
            <w:bottom w:val="none" w:sz="0" w:space="0" w:color="auto"/>
            <w:right w:val="none" w:sz="0" w:space="0" w:color="auto"/>
          </w:divBdr>
        </w:div>
        <w:div w:id="1007443777">
          <w:marLeft w:val="480"/>
          <w:marRight w:val="0"/>
          <w:marTop w:val="0"/>
          <w:marBottom w:val="0"/>
          <w:divBdr>
            <w:top w:val="none" w:sz="0" w:space="0" w:color="auto"/>
            <w:left w:val="none" w:sz="0" w:space="0" w:color="auto"/>
            <w:bottom w:val="none" w:sz="0" w:space="0" w:color="auto"/>
            <w:right w:val="none" w:sz="0" w:space="0" w:color="auto"/>
          </w:divBdr>
        </w:div>
      </w:divsChild>
    </w:div>
    <w:div w:id="1810591209">
      <w:bodyDiv w:val="1"/>
      <w:marLeft w:val="0"/>
      <w:marRight w:val="0"/>
      <w:marTop w:val="0"/>
      <w:marBottom w:val="0"/>
      <w:divBdr>
        <w:top w:val="none" w:sz="0" w:space="0" w:color="auto"/>
        <w:left w:val="none" w:sz="0" w:space="0" w:color="auto"/>
        <w:bottom w:val="none" w:sz="0" w:space="0" w:color="auto"/>
        <w:right w:val="none" w:sz="0" w:space="0" w:color="auto"/>
      </w:divBdr>
      <w:divsChild>
        <w:div w:id="1666936759">
          <w:marLeft w:val="480"/>
          <w:marRight w:val="0"/>
          <w:marTop w:val="0"/>
          <w:marBottom w:val="0"/>
          <w:divBdr>
            <w:top w:val="none" w:sz="0" w:space="0" w:color="auto"/>
            <w:left w:val="none" w:sz="0" w:space="0" w:color="auto"/>
            <w:bottom w:val="none" w:sz="0" w:space="0" w:color="auto"/>
            <w:right w:val="none" w:sz="0" w:space="0" w:color="auto"/>
          </w:divBdr>
        </w:div>
        <w:div w:id="729691400">
          <w:marLeft w:val="480"/>
          <w:marRight w:val="0"/>
          <w:marTop w:val="0"/>
          <w:marBottom w:val="0"/>
          <w:divBdr>
            <w:top w:val="none" w:sz="0" w:space="0" w:color="auto"/>
            <w:left w:val="none" w:sz="0" w:space="0" w:color="auto"/>
            <w:bottom w:val="none" w:sz="0" w:space="0" w:color="auto"/>
            <w:right w:val="none" w:sz="0" w:space="0" w:color="auto"/>
          </w:divBdr>
        </w:div>
        <w:div w:id="369258209">
          <w:marLeft w:val="480"/>
          <w:marRight w:val="0"/>
          <w:marTop w:val="0"/>
          <w:marBottom w:val="0"/>
          <w:divBdr>
            <w:top w:val="none" w:sz="0" w:space="0" w:color="auto"/>
            <w:left w:val="none" w:sz="0" w:space="0" w:color="auto"/>
            <w:bottom w:val="none" w:sz="0" w:space="0" w:color="auto"/>
            <w:right w:val="none" w:sz="0" w:space="0" w:color="auto"/>
          </w:divBdr>
        </w:div>
        <w:div w:id="1209144866">
          <w:marLeft w:val="480"/>
          <w:marRight w:val="0"/>
          <w:marTop w:val="0"/>
          <w:marBottom w:val="0"/>
          <w:divBdr>
            <w:top w:val="none" w:sz="0" w:space="0" w:color="auto"/>
            <w:left w:val="none" w:sz="0" w:space="0" w:color="auto"/>
            <w:bottom w:val="none" w:sz="0" w:space="0" w:color="auto"/>
            <w:right w:val="none" w:sz="0" w:space="0" w:color="auto"/>
          </w:divBdr>
        </w:div>
        <w:div w:id="326329566">
          <w:marLeft w:val="480"/>
          <w:marRight w:val="0"/>
          <w:marTop w:val="0"/>
          <w:marBottom w:val="0"/>
          <w:divBdr>
            <w:top w:val="none" w:sz="0" w:space="0" w:color="auto"/>
            <w:left w:val="none" w:sz="0" w:space="0" w:color="auto"/>
            <w:bottom w:val="none" w:sz="0" w:space="0" w:color="auto"/>
            <w:right w:val="none" w:sz="0" w:space="0" w:color="auto"/>
          </w:divBdr>
        </w:div>
        <w:div w:id="333412070">
          <w:marLeft w:val="480"/>
          <w:marRight w:val="0"/>
          <w:marTop w:val="0"/>
          <w:marBottom w:val="0"/>
          <w:divBdr>
            <w:top w:val="none" w:sz="0" w:space="0" w:color="auto"/>
            <w:left w:val="none" w:sz="0" w:space="0" w:color="auto"/>
            <w:bottom w:val="none" w:sz="0" w:space="0" w:color="auto"/>
            <w:right w:val="none" w:sz="0" w:space="0" w:color="auto"/>
          </w:divBdr>
        </w:div>
        <w:div w:id="691877219">
          <w:marLeft w:val="480"/>
          <w:marRight w:val="0"/>
          <w:marTop w:val="0"/>
          <w:marBottom w:val="0"/>
          <w:divBdr>
            <w:top w:val="none" w:sz="0" w:space="0" w:color="auto"/>
            <w:left w:val="none" w:sz="0" w:space="0" w:color="auto"/>
            <w:bottom w:val="none" w:sz="0" w:space="0" w:color="auto"/>
            <w:right w:val="none" w:sz="0" w:space="0" w:color="auto"/>
          </w:divBdr>
        </w:div>
        <w:div w:id="1320037324">
          <w:marLeft w:val="480"/>
          <w:marRight w:val="0"/>
          <w:marTop w:val="0"/>
          <w:marBottom w:val="0"/>
          <w:divBdr>
            <w:top w:val="none" w:sz="0" w:space="0" w:color="auto"/>
            <w:left w:val="none" w:sz="0" w:space="0" w:color="auto"/>
            <w:bottom w:val="none" w:sz="0" w:space="0" w:color="auto"/>
            <w:right w:val="none" w:sz="0" w:space="0" w:color="auto"/>
          </w:divBdr>
        </w:div>
        <w:div w:id="864320228">
          <w:marLeft w:val="480"/>
          <w:marRight w:val="0"/>
          <w:marTop w:val="0"/>
          <w:marBottom w:val="0"/>
          <w:divBdr>
            <w:top w:val="none" w:sz="0" w:space="0" w:color="auto"/>
            <w:left w:val="none" w:sz="0" w:space="0" w:color="auto"/>
            <w:bottom w:val="none" w:sz="0" w:space="0" w:color="auto"/>
            <w:right w:val="none" w:sz="0" w:space="0" w:color="auto"/>
          </w:divBdr>
        </w:div>
        <w:div w:id="1834099026">
          <w:marLeft w:val="480"/>
          <w:marRight w:val="0"/>
          <w:marTop w:val="0"/>
          <w:marBottom w:val="0"/>
          <w:divBdr>
            <w:top w:val="none" w:sz="0" w:space="0" w:color="auto"/>
            <w:left w:val="none" w:sz="0" w:space="0" w:color="auto"/>
            <w:bottom w:val="none" w:sz="0" w:space="0" w:color="auto"/>
            <w:right w:val="none" w:sz="0" w:space="0" w:color="auto"/>
          </w:divBdr>
        </w:div>
        <w:div w:id="225651195">
          <w:marLeft w:val="480"/>
          <w:marRight w:val="0"/>
          <w:marTop w:val="0"/>
          <w:marBottom w:val="0"/>
          <w:divBdr>
            <w:top w:val="none" w:sz="0" w:space="0" w:color="auto"/>
            <w:left w:val="none" w:sz="0" w:space="0" w:color="auto"/>
            <w:bottom w:val="none" w:sz="0" w:space="0" w:color="auto"/>
            <w:right w:val="none" w:sz="0" w:space="0" w:color="auto"/>
          </w:divBdr>
        </w:div>
        <w:div w:id="708070234">
          <w:marLeft w:val="480"/>
          <w:marRight w:val="0"/>
          <w:marTop w:val="0"/>
          <w:marBottom w:val="0"/>
          <w:divBdr>
            <w:top w:val="none" w:sz="0" w:space="0" w:color="auto"/>
            <w:left w:val="none" w:sz="0" w:space="0" w:color="auto"/>
            <w:bottom w:val="none" w:sz="0" w:space="0" w:color="auto"/>
            <w:right w:val="none" w:sz="0" w:space="0" w:color="auto"/>
          </w:divBdr>
        </w:div>
        <w:div w:id="1067454962">
          <w:marLeft w:val="480"/>
          <w:marRight w:val="0"/>
          <w:marTop w:val="0"/>
          <w:marBottom w:val="0"/>
          <w:divBdr>
            <w:top w:val="none" w:sz="0" w:space="0" w:color="auto"/>
            <w:left w:val="none" w:sz="0" w:space="0" w:color="auto"/>
            <w:bottom w:val="none" w:sz="0" w:space="0" w:color="auto"/>
            <w:right w:val="none" w:sz="0" w:space="0" w:color="auto"/>
          </w:divBdr>
        </w:div>
        <w:div w:id="398213758">
          <w:marLeft w:val="480"/>
          <w:marRight w:val="0"/>
          <w:marTop w:val="0"/>
          <w:marBottom w:val="0"/>
          <w:divBdr>
            <w:top w:val="none" w:sz="0" w:space="0" w:color="auto"/>
            <w:left w:val="none" w:sz="0" w:space="0" w:color="auto"/>
            <w:bottom w:val="none" w:sz="0" w:space="0" w:color="auto"/>
            <w:right w:val="none" w:sz="0" w:space="0" w:color="auto"/>
          </w:divBdr>
        </w:div>
        <w:div w:id="365180171">
          <w:marLeft w:val="480"/>
          <w:marRight w:val="0"/>
          <w:marTop w:val="0"/>
          <w:marBottom w:val="0"/>
          <w:divBdr>
            <w:top w:val="none" w:sz="0" w:space="0" w:color="auto"/>
            <w:left w:val="none" w:sz="0" w:space="0" w:color="auto"/>
            <w:bottom w:val="none" w:sz="0" w:space="0" w:color="auto"/>
            <w:right w:val="none" w:sz="0" w:space="0" w:color="auto"/>
          </w:divBdr>
        </w:div>
        <w:div w:id="494151425">
          <w:marLeft w:val="480"/>
          <w:marRight w:val="0"/>
          <w:marTop w:val="0"/>
          <w:marBottom w:val="0"/>
          <w:divBdr>
            <w:top w:val="none" w:sz="0" w:space="0" w:color="auto"/>
            <w:left w:val="none" w:sz="0" w:space="0" w:color="auto"/>
            <w:bottom w:val="none" w:sz="0" w:space="0" w:color="auto"/>
            <w:right w:val="none" w:sz="0" w:space="0" w:color="auto"/>
          </w:divBdr>
        </w:div>
        <w:div w:id="377900102">
          <w:marLeft w:val="480"/>
          <w:marRight w:val="0"/>
          <w:marTop w:val="0"/>
          <w:marBottom w:val="0"/>
          <w:divBdr>
            <w:top w:val="none" w:sz="0" w:space="0" w:color="auto"/>
            <w:left w:val="none" w:sz="0" w:space="0" w:color="auto"/>
            <w:bottom w:val="none" w:sz="0" w:space="0" w:color="auto"/>
            <w:right w:val="none" w:sz="0" w:space="0" w:color="auto"/>
          </w:divBdr>
        </w:div>
        <w:div w:id="1493135088">
          <w:marLeft w:val="480"/>
          <w:marRight w:val="0"/>
          <w:marTop w:val="0"/>
          <w:marBottom w:val="0"/>
          <w:divBdr>
            <w:top w:val="none" w:sz="0" w:space="0" w:color="auto"/>
            <w:left w:val="none" w:sz="0" w:space="0" w:color="auto"/>
            <w:bottom w:val="none" w:sz="0" w:space="0" w:color="auto"/>
            <w:right w:val="none" w:sz="0" w:space="0" w:color="auto"/>
          </w:divBdr>
        </w:div>
        <w:div w:id="1567454578">
          <w:marLeft w:val="480"/>
          <w:marRight w:val="0"/>
          <w:marTop w:val="0"/>
          <w:marBottom w:val="0"/>
          <w:divBdr>
            <w:top w:val="none" w:sz="0" w:space="0" w:color="auto"/>
            <w:left w:val="none" w:sz="0" w:space="0" w:color="auto"/>
            <w:bottom w:val="none" w:sz="0" w:space="0" w:color="auto"/>
            <w:right w:val="none" w:sz="0" w:space="0" w:color="auto"/>
          </w:divBdr>
        </w:div>
        <w:div w:id="797915548">
          <w:marLeft w:val="480"/>
          <w:marRight w:val="0"/>
          <w:marTop w:val="0"/>
          <w:marBottom w:val="0"/>
          <w:divBdr>
            <w:top w:val="none" w:sz="0" w:space="0" w:color="auto"/>
            <w:left w:val="none" w:sz="0" w:space="0" w:color="auto"/>
            <w:bottom w:val="none" w:sz="0" w:space="0" w:color="auto"/>
            <w:right w:val="none" w:sz="0" w:space="0" w:color="auto"/>
          </w:divBdr>
        </w:div>
        <w:div w:id="1579024697">
          <w:marLeft w:val="480"/>
          <w:marRight w:val="0"/>
          <w:marTop w:val="0"/>
          <w:marBottom w:val="0"/>
          <w:divBdr>
            <w:top w:val="none" w:sz="0" w:space="0" w:color="auto"/>
            <w:left w:val="none" w:sz="0" w:space="0" w:color="auto"/>
            <w:bottom w:val="none" w:sz="0" w:space="0" w:color="auto"/>
            <w:right w:val="none" w:sz="0" w:space="0" w:color="auto"/>
          </w:divBdr>
        </w:div>
        <w:div w:id="155344230">
          <w:marLeft w:val="480"/>
          <w:marRight w:val="0"/>
          <w:marTop w:val="0"/>
          <w:marBottom w:val="0"/>
          <w:divBdr>
            <w:top w:val="none" w:sz="0" w:space="0" w:color="auto"/>
            <w:left w:val="none" w:sz="0" w:space="0" w:color="auto"/>
            <w:bottom w:val="none" w:sz="0" w:space="0" w:color="auto"/>
            <w:right w:val="none" w:sz="0" w:space="0" w:color="auto"/>
          </w:divBdr>
        </w:div>
      </w:divsChild>
    </w:div>
    <w:div w:id="1820726885">
      <w:bodyDiv w:val="1"/>
      <w:marLeft w:val="0"/>
      <w:marRight w:val="0"/>
      <w:marTop w:val="0"/>
      <w:marBottom w:val="0"/>
      <w:divBdr>
        <w:top w:val="none" w:sz="0" w:space="0" w:color="auto"/>
        <w:left w:val="none" w:sz="0" w:space="0" w:color="auto"/>
        <w:bottom w:val="none" w:sz="0" w:space="0" w:color="auto"/>
        <w:right w:val="none" w:sz="0" w:space="0" w:color="auto"/>
      </w:divBdr>
      <w:divsChild>
        <w:div w:id="532889193">
          <w:marLeft w:val="480"/>
          <w:marRight w:val="0"/>
          <w:marTop w:val="0"/>
          <w:marBottom w:val="0"/>
          <w:divBdr>
            <w:top w:val="none" w:sz="0" w:space="0" w:color="auto"/>
            <w:left w:val="none" w:sz="0" w:space="0" w:color="auto"/>
            <w:bottom w:val="none" w:sz="0" w:space="0" w:color="auto"/>
            <w:right w:val="none" w:sz="0" w:space="0" w:color="auto"/>
          </w:divBdr>
        </w:div>
        <w:div w:id="731122011">
          <w:marLeft w:val="480"/>
          <w:marRight w:val="0"/>
          <w:marTop w:val="0"/>
          <w:marBottom w:val="0"/>
          <w:divBdr>
            <w:top w:val="none" w:sz="0" w:space="0" w:color="auto"/>
            <w:left w:val="none" w:sz="0" w:space="0" w:color="auto"/>
            <w:bottom w:val="none" w:sz="0" w:space="0" w:color="auto"/>
            <w:right w:val="none" w:sz="0" w:space="0" w:color="auto"/>
          </w:divBdr>
        </w:div>
        <w:div w:id="32462605">
          <w:marLeft w:val="480"/>
          <w:marRight w:val="0"/>
          <w:marTop w:val="0"/>
          <w:marBottom w:val="0"/>
          <w:divBdr>
            <w:top w:val="none" w:sz="0" w:space="0" w:color="auto"/>
            <w:left w:val="none" w:sz="0" w:space="0" w:color="auto"/>
            <w:bottom w:val="none" w:sz="0" w:space="0" w:color="auto"/>
            <w:right w:val="none" w:sz="0" w:space="0" w:color="auto"/>
          </w:divBdr>
        </w:div>
        <w:div w:id="1351835011">
          <w:marLeft w:val="480"/>
          <w:marRight w:val="0"/>
          <w:marTop w:val="0"/>
          <w:marBottom w:val="0"/>
          <w:divBdr>
            <w:top w:val="none" w:sz="0" w:space="0" w:color="auto"/>
            <w:left w:val="none" w:sz="0" w:space="0" w:color="auto"/>
            <w:bottom w:val="none" w:sz="0" w:space="0" w:color="auto"/>
            <w:right w:val="none" w:sz="0" w:space="0" w:color="auto"/>
          </w:divBdr>
        </w:div>
        <w:div w:id="1578516294">
          <w:marLeft w:val="480"/>
          <w:marRight w:val="0"/>
          <w:marTop w:val="0"/>
          <w:marBottom w:val="0"/>
          <w:divBdr>
            <w:top w:val="none" w:sz="0" w:space="0" w:color="auto"/>
            <w:left w:val="none" w:sz="0" w:space="0" w:color="auto"/>
            <w:bottom w:val="none" w:sz="0" w:space="0" w:color="auto"/>
            <w:right w:val="none" w:sz="0" w:space="0" w:color="auto"/>
          </w:divBdr>
        </w:div>
        <w:div w:id="1983001411">
          <w:marLeft w:val="480"/>
          <w:marRight w:val="0"/>
          <w:marTop w:val="0"/>
          <w:marBottom w:val="0"/>
          <w:divBdr>
            <w:top w:val="none" w:sz="0" w:space="0" w:color="auto"/>
            <w:left w:val="none" w:sz="0" w:space="0" w:color="auto"/>
            <w:bottom w:val="none" w:sz="0" w:space="0" w:color="auto"/>
            <w:right w:val="none" w:sz="0" w:space="0" w:color="auto"/>
          </w:divBdr>
        </w:div>
        <w:div w:id="448471154">
          <w:marLeft w:val="480"/>
          <w:marRight w:val="0"/>
          <w:marTop w:val="0"/>
          <w:marBottom w:val="0"/>
          <w:divBdr>
            <w:top w:val="none" w:sz="0" w:space="0" w:color="auto"/>
            <w:left w:val="none" w:sz="0" w:space="0" w:color="auto"/>
            <w:bottom w:val="none" w:sz="0" w:space="0" w:color="auto"/>
            <w:right w:val="none" w:sz="0" w:space="0" w:color="auto"/>
          </w:divBdr>
        </w:div>
        <w:div w:id="1805585664">
          <w:marLeft w:val="480"/>
          <w:marRight w:val="0"/>
          <w:marTop w:val="0"/>
          <w:marBottom w:val="0"/>
          <w:divBdr>
            <w:top w:val="none" w:sz="0" w:space="0" w:color="auto"/>
            <w:left w:val="none" w:sz="0" w:space="0" w:color="auto"/>
            <w:bottom w:val="none" w:sz="0" w:space="0" w:color="auto"/>
            <w:right w:val="none" w:sz="0" w:space="0" w:color="auto"/>
          </w:divBdr>
        </w:div>
        <w:div w:id="1470787125">
          <w:marLeft w:val="480"/>
          <w:marRight w:val="0"/>
          <w:marTop w:val="0"/>
          <w:marBottom w:val="0"/>
          <w:divBdr>
            <w:top w:val="none" w:sz="0" w:space="0" w:color="auto"/>
            <w:left w:val="none" w:sz="0" w:space="0" w:color="auto"/>
            <w:bottom w:val="none" w:sz="0" w:space="0" w:color="auto"/>
            <w:right w:val="none" w:sz="0" w:space="0" w:color="auto"/>
          </w:divBdr>
        </w:div>
        <w:div w:id="371729833">
          <w:marLeft w:val="480"/>
          <w:marRight w:val="0"/>
          <w:marTop w:val="0"/>
          <w:marBottom w:val="0"/>
          <w:divBdr>
            <w:top w:val="none" w:sz="0" w:space="0" w:color="auto"/>
            <w:left w:val="none" w:sz="0" w:space="0" w:color="auto"/>
            <w:bottom w:val="none" w:sz="0" w:space="0" w:color="auto"/>
            <w:right w:val="none" w:sz="0" w:space="0" w:color="auto"/>
          </w:divBdr>
        </w:div>
        <w:div w:id="621303881">
          <w:marLeft w:val="480"/>
          <w:marRight w:val="0"/>
          <w:marTop w:val="0"/>
          <w:marBottom w:val="0"/>
          <w:divBdr>
            <w:top w:val="none" w:sz="0" w:space="0" w:color="auto"/>
            <w:left w:val="none" w:sz="0" w:space="0" w:color="auto"/>
            <w:bottom w:val="none" w:sz="0" w:space="0" w:color="auto"/>
            <w:right w:val="none" w:sz="0" w:space="0" w:color="auto"/>
          </w:divBdr>
        </w:div>
        <w:div w:id="534775858">
          <w:marLeft w:val="480"/>
          <w:marRight w:val="0"/>
          <w:marTop w:val="0"/>
          <w:marBottom w:val="0"/>
          <w:divBdr>
            <w:top w:val="none" w:sz="0" w:space="0" w:color="auto"/>
            <w:left w:val="none" w:sz="0" w:space="0" w:color="auto"/>
            <w:bottom w:val="none" w:sz="0" w:space="0" w:color="auto"/>
            <w:right w:val="none" w:sz="0" w:space="0" w:color="auto"/>
          </w:divBdr>
        </w:div>
        <w:div w:id="662779655">
          <w:marLeft w:val="480"/>
          <w:marRight w:val="0"/>
          <w:marTop w:val="0"/>
          <w:marBottom w:val="0"/>
          <w:divBdr>
            <w:top w:val="none" w:sz="0" w:space="0" w:color="auto"/>
            <w:left w:val="none" w:sz="0" w:space="0" w:color="auto"/>
            <w:bottom w:val="none" w:sz="0" w:space="0" w:color="auto"/>
            <w:right w:val="none" w:sz="0" w:space="0" w:color="auto"/>
          </w:divBdr>
        </w:div>
        <w:div w:id="1845895871">
          <w:marLeft w:val="480"/>
          <w:marRight w:val="0"/>
          <w:marTop w:val="0"/>
          <w:marBottom w:val="0"/>
          <w:divBdr>
            <w:top w:val="none" w:sz="0" w:space="0" w:color="auto"/>
            <w:left w:val="none" w:sz="0" w:space="0" w:color="auto"/>
            <w:bottom w:val="none" w:sz="0" w:space="0" w:color="auto"/>
            <w:right w:val="none" w:sz="0" w:space="0" w:color="auto"/>
          </w:divBdr>
        </w:div>
        <w:div w:id="1589465023">
          <w:marLeft w:val="480"/>
          <w:marRight w:val="0"/>
          <w:marTop w:val="0"/>
          <w:marBottom w:val="0"/>
          <w:divBdr>
            <w:top w:val="none" w:sz="0" w:space="0" w:color="auto"/>
            <w:left w:val="none" w:sz="0" w:space="0" w:color="auto"/>
            <w:bottom w:val="none" w:sz="0" w:space="0" w:color="auto"/>
            <w:right w:val="none" w:sz="0" w:space="0" w:color="auto"/>
          </w:divBdr>
        </w:div>
        <w:div w:id="1921135212">
          <w:marLeft w:val="480"/>
          <w:marRight w:val="0"/>
          <w:marTop w:val="0"/>
          <w:marBottom w:val="0"/>
          <w:divBdr>
            <w:top w:val="none" w:sz="0" w:space="0" w:color="auto"/>
            <w:left w:val="none" w:sz="0" w:space="0" w:color="auto"/>
            <w:bottom w:val="none" w:sz="0" w:space="0" w:color="auto"/>
            <w:right w:val="none" w:sz="0" w:space="0" w:color="auto"/>
          </w:divBdr>
        </w:div>
        <w:div w:id="1532844746">
          <w:marLeft w:val="480"/>
          <w:marRight w:val="0"/>
          <w:marTop w:val="0"/>
          <w:marBottom w:val="0"/>
          <w:divBdr>
            <w:top w:val="none" w:sz="0" w:space="0" w:color="auto"/>
            <w:left w:val="none" w:sz="0" w:space="0" w:color="auto"/>
            <w:bottom w:val="none" w:sz="0" w:space="0" w:color="auto"/>
            <w:right w:val="none" w:sz="0" w:space="0" w:color="auto"/>
          </w:divBdr>
        </w:div>
        <w:div w:id="831333713">
          <w:marLeft w:val="480"/>
          <w:marRight w:val="0"/>
          <w:marTop w:val="0"/>
          <w:marBottom w:val="0"/>
          <w:divBdr>
            <w:top w:val="none" w:sz="0" w:space="0" w:color="auto"/>
            <w:left w:val="none" w:sz="0" w:space="0" w:color="auto"/>
            <w:bottom w:val="none" w:sz="0" w:space="0" w:color="auto"/>
            <w:right w:val="none" w:sz="0" w:space="0" w:color="auto"/>
          </w:divBdr>
        </w:div>
        <w:div w:id="920479714">
          <w:marLeft w:val="480"/>
          <w:marRight w:val="0"/>
          <w:marTop w:val="0"/>
          <w:marBottom w:val="0"/>
          <w:divBdr>
            <w:top w:val="none" w:sz="0" w:space="0" w:color="auto"/>
            <w:left w:val="none" w:sz="0" w:space="0" w:color="auto"/>
            <w:bottom w:val="none" w:sz="0" w:space="0" w:color="auto"/>
            <w:right w:val="none" w:sz="0" w:space="0" w:color="auto"/>
          </w:divBdr>
        </w:div>
        <w:div w:id="885410638">
          <w:marLeft w:val="480"/>
          <w:marRight w:val="0"/>
          <w:marTop w:val="0"/>
          <w:marBottom w:val="0"/>
          <w:divBdr>
            <w:top w:val="none" w:sz="0" w:space="0" w:color="auto"/>
            <w:left w:val="none" w:sz="0" w:space="0" w:color="auto"/>
            <w:bottom w:val="none" w:sz="0" w:space="0" w:color="auto"/>
            <w:right w:val="none" w:sz="0" w:space="0" w:color="auto"/>
          </w:divBdr>
        </w:div>
        <w:div w:id="1012535409">
          <w:marLeft w:val="480"/>
          <w:marRight w:val="0"/>
          <w:marTop w:val="0"/>
          <w:marBottom w:val="0"/>
          <w:divBdr>
            <w:top w:val="none" w:sz="0" w:space="0" w:color="auto"/>
            <w:left w:val="none" w:sz="0" w:space="0" w:color="auto"/>
            <w:bottom w:val="none" w:sz="0" w:space="0" w:color="auto"/>
            <w:right w:val="none" w:sz="0" w:space="0" w:color="auto"/>
          </w:divBdr>
        </w:div>
        <w:div w:id="1819374607">
          <w:marLeft w:val="480"/>
          <w:marRight w:val="0"/>
          <w:marTop w:val="0"/>
          <w:marBottom w:val="0"/>
          <w:divBdr>
            <w:top w:val="none" w:sz="0" w:space="0" w:color="auto"/>
            <w:left w:val="none" w:sz="0" w:space="0" w:color="auto"/>
            <w:bottom w:val="none" w:sz="0" w:space="0" w:color="auto"/>
            <w:right w:val="none" w:sz="0" w:space="0" w:color="auto"/>
          </w:divBdr>
        </w:div>
        <w:div w:id="703167437">
          <w:marLeft w:val="480"/>
          <w:marRight w:val="0"/>
          <w:marTop w:val="0"/>
          <w:marBottom w:val="0"/>
          <w:divBdr>
            <w:top w:val="none" w:sz="0" w:space="0" w:color="auto"/>
            <w:left w:val="none" w:sz="0" w:space="0" w:color="auto"/>
            <w:bottom w:val="none" w:sz="0" w:space="0" w:color="auto"/>
            <w:right w:val="none" w:sz="0" w:space="0" w:color="auto"/>
          </w:divBdr>
        </w:div>
        <w:div w:id="1464544194">
          <w:marLeft w:val="480"/>
          <w:marRight w:val="0"/>
          <w:marTop w:val="0"/>
          <w:marBottom w:val="0"/>
          <w:divBdr>
            <w:top w:val="none" w:sz="0" w:space="0" w:color="auto"/>
            <w:left w:val="none" w:sz="0" w:space="0" w:color="auto"/>
            <w:bottom w:val="none" w:sz="0" w:space="0" w:color="auto"/>
            <w:right w:val="none" w:sz="0" w:space="0" w:color="auto"/>
          </w:divBdr>
        </w:div>
        <w:div w:id="285821486">
          <w:marLeft w:val="480"/>
          <w:marRight w:val="0"/>
          <w:marTop w:val="0"/>
          <w:marBottom w:val="0"/>
          <w:divBdr>
            <w:top w:val="none" w:sz="0" w:space="0" w:color="auto"/>
            <w:left w:val="none" w:sz="0" w:space="0" w:color="auto"/>
            <w:bottom w:val="none" w:sz="0" w:space="0" w:color="auto"/>
            <w:right w:val="none" w:sz="0" w:space="0" w:color="auto"/>
          </w:divBdr>
        </w:div>
      </w:divsChild>
    </w:div>
    <w:div w:id="1821770665">
      <w:bodyDiv w:val="1"/>
      <w:marLeft w:val="0"/>
      <w:marRight w:val="0"/>
      <w:marTop w:val="0"/>
      <w:marBottom w:val="0"/>
      <w:divBdr>
        <w:top w:val="none" w:sz="0" w:space="0" w:color="auto"/>
        <w:left w:val="none" w:sz="0" w:space="0" w:color="auto"/>
        <w:bottom w:val="none" w:sz="0" w:space="0" w:color="auto"/>
        <w:right w:val="none" w:sz="0" w:space="0" w:color="auto"/>
      </w:divBdr>
      <w:divsChild>
        <w:div w:id="424738827">
          <w:marLeft w:val="480"/>
          <w:marRight w:val="0"/>
          <w:marTop w:val="0"/>
          <w:marBottom w:val="0"/>
          <w:divBdr>
            <w:top w:val="none" w:sz="0" w:space="0" w:color="auto"/>
            <w:left w:val="none" w:sz="0" w:space="0" w:color="auto"/>
            <w:bottom w:val="none" w:sz="0" w:space="0" w:color="auto"/>
            <w:right w:val="none" w:sz="0" w:space="0" w:color="auto"/>
          </w:divBdr>
        </w:div>
        <w:div w:id="1579051639">
          <w:marLeft w:val="480"/>
          <w:marRight w:val="0"/>
          <w:marTop w:val="0"/>
          <w:marBottom w:val="0"/>
          <w:divBdr>
            <w:top w:val="none" w:sz="0" w:space="0" w:color="auto"/>
            <w:left w:val="none" w:sz="0" w:space="0" w:color="auto"/>
            <w:bottom w:val="none" w:sz="0" w:space="0" w:color="auto"/>
            <w:right w:val="none" w:sz="0" w:space="0" w:color="auto"/>
          </w:divBdr>
        </w:div>
        <w:div w:id="381096005">
          <w:marLeft w:val="480"/>
          <w:marRight w:val="0"/>
          <w:marTop w:val="0"/>
          <w:marBottom w:val="0"/>
          <w:divBdr>
            <w:top w:val="none" w:sz="0" w:space="0" w:color="auto"/>
            <w:left w:val="none" w:sz="0" w:space="0" w:color="auto"/>
            <w:bottom w:val="none" w:sz="0" w:space="0" w:color="auto"/>
            <w:right w:val="none" w:sz="0" w:space="0" w:color="auto"/>
          </w:divBdr>
        </w:div>
        <w:div w:id="1968659505">
          <w:marLeft w:val="480"/>
          <w:marRight w:val="0"/>
          <w:marTop w:val="0"/>
          <w:marBottom w:val="0"/>
          <w:divBdr>
            <w:top w:val="none" w:sz="0" w:space="0" w:color="auto"/>
            <w:left w:val="none" w:sz="0" w:space="0" w:color="auto"/>
            <w:bottom w:val="none" w:sz="0" w:space="0" w:color="auto"/>
            <w:right w:val="none" w:sz="0" w:space="0" w:color="auto"/>
          </w:divBdr>
        </w:div>
        <w:div w:id="598296140">
          <w:marLeft w:val="480"/>
          <w:marRight w:val="0"/>
          <w:marTop w:val="0"/>
          <w:marBottom w:val="0"/>
          <w:divBdr>
            <w:top w:val="none" w:sz="0" w:space="0" w:color="auto"/>
            <w:left w:val="none" w:sz="0" w:space="0" w:color="auto"/>
            <w:bottom w:val="none" w:sz="0" w:space="0" w:color="auto"/>
            <w:right w:val="none" w:sz="0" w:space="0" w:color="auto"/>
          </w:divBdr>
        </w:div>
        <w:div w:id="1290091269">
          <w:marLeft w:val="480"/>
          <w:marRight w:val="0"/>
          <w:marTop w:val="0"/>
          <w:marBottom w:val="0"/>
          <w:divBdr>
            <w:top w:val="none" w:sz="0" w:space="0" w:color="auto"/>
            <w:left w:val="none" w:sz="0" w:space="0" w:color="auto"/>
            <w:bottom w:val="none" w:sz="0" w:space="0" w:color="auto"/>
            <w:right w:val="none" w:sz="0" w:space="0" w:color="auto"/>
          </w:divBdr>
        </w:div>
        <w:div w:id="2125034940">
          <w:marLeft w:val="480"/>
          <w:marRight w:val="0"/>
          <w:marTop w:val="0"/>
          <w:marBottom w:val="0"/>
          <w:divBdr>
            <w:top w:val="none" w:sz="0" w:space="0" w:color="auto"/>
            <w:left w:val="none" w:sz="0" w:space="0" w:color="auto"/>
            <w:bottom w:val="none" w:sz="0" w:space="0" w:color="auto"/>
            <w:right w:val="none" w:sz="0" w:space="0" w:color="auto"/>
          </w:divBdr>
        </w:div>
        <w:div w:id="1104424196">
          <w:marLeft w:val="480"/>
          <w:marRight w:val="0"/>
          <w:marTop w:val="0"/>
          <w:marBottom w:val="0"/>
          <w:divBdr>
            <w:top w:val="none" w:sz="0" w:space="0" w:color="auto"/>
            <w:left w:val="none" w:sz="0" w:space="0" w:color="auto"/>
            <w:bottom w:val="none" w:sz="0" w:space="0" w:color="auto"/>
            <w:right w:val="none" w:sz="0" w:space="0" w:color="auto"/>
          </w:divBdr>
        </w:div>
        <w:div w:id="25255602">
          <w:marLeft w:val="480"/>
          <w:marRight w:val="0"/>
          <w:marTop w:val="0"/>
          <w:marBottom w:val="0"/>
          <w:divBdr>
            <w:top w:val="none" w:sz="0" w:space="0" w:color="auto"/>
            <w:left w:val="none" w:sz="0" w:space="0" w:color="auto"/>
            <w:bottom w:val="none" w:sz="0" w:space="0" w:color="auto"/>
            <w:right w:val="none" w:sz="0" w:space="0" w:color="auto"/>
          </w:divBdr>
        </w:div>
        <w:div w:id="750084528">
          <w:marLeft w:val="480"/>
          <w:marRight w:val="0"/>
          <w:marTop w:val="0"/>
          <w:marBottom w:val="0"/>
          <w:divBdr>
            <w:top w:val="none" w:sz="0" w:space="0" w:color="auto"/>
            <w:left w:val="none" w:sz="0" w:space="0" w:color="auto"/>
            <w:bottom w:val="none" w:sz="0" w:space="0" w:color="auto"/>
            <w:right w:val="none" w:sz="0" w:space="0" w:color="auto"/>
          </w:divBdr>
        </w:div>
        <w:div w:id="278071611">
          <w:marLeft w:val="480"/>
          <w:marRight w:val="0"/>
          <w:marTop w:val="0"/>
          <w:marBottom w:val="0"/>
          <w:divBdr>
            <w:top w:val="none" w:sz="0" w:space="0" w:color="auto"/>
            <w:left w:val="none" w:sz="0" w:space="0" w:color="auto"/>
            <w:bottom w:val="none" w:sz="0" w:space="0" w:color="auto"/>
            <w:right w:val="none" w:sz="0" w:space="0" w:color="auto"/>
          </w:divBdr>
        </w:div>
        <w:div w:id="192614846">
          <w:marLeft w:val="480"/>
          <w:marRight w:val="0"/>
          <w:marTop w:val="0"/>
          <w:marBottom w:val="0"/>
          <w:divBdr>
            <w:top w:val="none" w:sz="0" w:space="0" w:color="auto"/>
            <w:left w:val="none" w:sz="0" w:space="0" w:color="auto"/>
            <w:bottom w:val="none" w:sz="0" w:space="0" w:color="auto"/>
            <w:right w:val="none" w:sz="0" w:space="0" w:color="auto"/>
          </w:divBdr>
        </w:div>
      </w:divsChild>
    </w:div>
    <w:div w:id="1850946962">
      <w:bodyDiv w:val="1"/>
      <w:marLeft w:val="0"/>
      <w:marRight w:val="0"/>
      <w:marTop w:val="0"/>
      <w:marBottom w:val="0"/>
      <w:divBdr>
        <w:top w:val="none" w:sz="0" w:space="0" w:color="auto"/>
        <w:left w:val="none" w:sz="0" w:space="0" w:color="auto"/>
        <w:bottom w:val="none" w:sz="0" w:space="0" w:color="auto"/>
        <w:right w:val="none" w:sz="0" w:space="0" w:color="auto"/>
      </w:divBdr>
      <w:divsChild>
        <w:div w:id="1182280285">
          <w:marLeft w:val="480"/>
          <w:marRight w:val="0"/>
          <w:marTop w:val="0"/>
          <w:marBottom w:val="0"/>
          <w:divBdr>
            <w:top w:val="none" w:sz="0" w:space="0" w:color="auto"/>
            <w:left w:val="none" w:sz="0" w:space="0" w:color="auto"/>
            <w:bottom w:val="none" w:sz="0" w:space="0" w:color="auto"/>
            <w:right w:val="none" w:sz="0" w:space="0" w:color="auto"/>
          </w:divBdr>
        </w:div>
        <w:div w:id="1343240050">
          <w:marLeft w:val="480"/>
          <w:marRight w:val="0"/>
          <w:marTop w:val="0"/>
          <w:marBottom w:val="0"/>
          <w:divBdr>
            <w:top w:val="none" w:sz="0" w:space="0" w:color="auto"/>
            <w:left w:val="none" w:sz="0" w:space="0" w:color="auto"/>
            <w:bottom w:val="none" w:sz="0" w:space="0" w:color="auto"/>
            <w:right w:val="none" w:sz="0" w:space="0" w:color="auto"/>
          </w:divBdr>
        </w:div>
        <w:div w:id="1891726052">
          <w:marLeft w:val="480"/>
          <w:marRight w:val="0"/>
          <w:marTop w:val="0"/>
          <w:marBottom w:val="0"/>
          <w:divBdr>
            <w:top w:val="none" w:sz="0" w:space="0" w:color="auto"/>
            <w:left w:val="none" w:sz="0" w:space="0" w:color="auto"/>
            <w:bottom w:val="none" w:sz="0" w:space="0" w:color="auto"/>
            <w:right w:val="none" w:sz="0" w:space="0" w:color="auto"/>
          </w:divBdr>
        </w:div>
        <w:div w:id="712730926">
          <w:marLeft w:val="480"/>
          <w:marRight w:val="0"/>
          <w:marTop w:val="0"/>
          <w:marBottom w:val="0"/>
          <w:divBdr>
            <w:top w:val="none" w:sz="0" w:space="0" w:color="auto"/>
            <w:left w:val="none" w:sz="0" w:space="0" w:color="auto"/>
            <w:bottom w:val="none" w:sz="0" w:space="0" w:color="auto"/>
            <w:right w:val="none" w:sz="0" w:space="0" w:color="auto"/>
          </w:divBdr>
        </w:div>
        <w:div w:id="1402022060">
          <w:marLeft w:val="480"/>
          <w:marRight w:val="0"/>
          <w:marTop w:val="0"/>
          <w:marBottom w:val="0"/>
          <w:divBdr>
            <w:top w:val="none" w:sz="0" w:space="0" w:color="auto"/>
            <w:left w:val="none" w:sz="0" w:space="0" w:color="auto"/>
            <w:bottom w:val="none" w:sz="0" w:space="0" w:color="auto"/>
            <w:right w:val="none" w:sz="0" w:space="0" w:color="auto"/>
          </w:divBdr>
        </w:div>
      </w:divsChild>
    </w:div>
    <w:div w:id="1869678432">
      <w:bodyDiv w:val="1"/>
      <w:marLeft w:val="0"/>
      <w:marRight w:val="0"/>
      <w:marTop w:val="0"/>
      <w:marBottom w:val="0"/>
      <w:divBdr>
        <w:top w:val="none" w:sz="0" w:space="0" w:color="auto"/>
        <w:left w:val="none" w:sz="0" w:space="0" w:color="auto"/>
        <w:bottom w:val="none" w:sz="0" w:space="0" w:color="auto"/>
        <w:right w:val="none" w:sz="0" w:space="0" w:color="auto"/>
      </w:divBdr>
      <w:divsChild>
        <w:div w:id="177230992">
          <w:marLeft w:val="480"/>
          <w:marRight w:val="0"/>
          <w:marTop w:val="0"/>
          <w:marBottom w:val="0"/>
          <w:divBdr>
            <w:top w:val="none" w:sz="0" w:space="0" w:color="auto"/>
            <w:left w:val="none" w:sz="0" w:space="0" w:color="auto"/>
            <w:bottom w:val="none" w:sz="0" w:space="0" w:color="auto"/>
            <w:right w:val="none" w:sz="0" w:space="0" w:color="auto"/>
          </w:divBdr>
        </w:div>
        <w:div w:id="797256545">
          <w:marLeft w:val="480"/>
          <w:marRight w:val="0"/>
          <w:marTop w:val="0"/>
          <w:marBottom w:val="0"/>
          <w:divBdr>
            <w:top w:val="none" w:sz="0" w:space="0" w:color="auto"/>
            <w:left w:val="none" w:sz="0" w:space="0" w:color="auto"/>
            <w:bottom w:val="none" w:sz="0" w:space="0" w:color="auto"/>
            <w:right w:val="none" w:sz="0" w:space="0" w:color="auto"/>
          </w:divBdr>
        </w:div>
        <w:div w:id="1139032912">
          <w:marLeft w:val="480"/>
          <w:marRight w:val="0"/>
          <w:marTop w:val="0"/>
          <w:marBottom w:val="0"/>
          <w:divBdr>
            <w:top w:val="none" w:sz="0" w:space="0" w:color="auto"/>
            <w:left w:val="none" w:sz="0" w:space="0" w:color="auto"/>
            <w:bottom w:val="none" w:sz="0" w:space="0" w:color="auto"/>
            <w:right w:val="none" w:sz="0" w:space="0" w:color="auto"/>
          </w:divBdr>
        </w:div>
        <w:div w:id="1381712520">
          <w:marLeft w:val="480"/>
          <w:marRight w:val="0"/>
          <w:marTop w:val="0"/>
          <w:marBottom w:val="0"/>
          <w:divBdr>
            <w:top w:val="none" w:sz="0" w:space="0" w:color="auto"/>
            <w:left w:val="none" w:sz="0" w:space="0" w:color="auto"/>
            <w:bottom w:val="none" w:sz="0" w:space="0" w:color="auto"/>
            <w:right w:val="none" w:sz="0" w:space="0" w:color="auto"/>
          </w:divBdr>
        </w:div>
        <w:div w:id="684287723">
          <w:marLeft w:val="480"/>
          <w:marRight w:val="0"/>
          <w:marTop w:val="0"/>
          <w:marBottom w:val="0"/>
          <w:divBdr>
            <w:top w:val="none" w:sz="0" w:space="0" w:color="auto"/>
            <w:left w:val="none" w:sz="0" w:space="0" w:color="auto"/>
            <w:bottom w:val="none" w:sz="0" w:space="0" w:color="auto"/>
            <w:right w:val="none" w:sz="0" w:space="0" w:color="auto"/>
          </w:divBdr>
        </w:div>
        <w:div w:id="732312507">
          <w:marLeft w:val="480"/>
          <w:marRight w:val="0"/>
          <w:marTop w:val="0"/>
          <w:marBottom w:val="0"/>
          <w:divBdr>
            <w:top w:val="none" w:sz="0" w:space="0" w:color="auto"/>
            <w:left w:val="none" w:sz="0" w:space="0" w:color="auto"/>
            <w:bottom w:val="none" w:sz="0" w:space="0" w:color="auto"/>
            <w:right w:val="none" w:sz="0" w:space="0" w:color="auto"/>
          </w:divBdr>
        </w:div>
        <w:div w:id="314066750">
          <w:marLeft w:val="480"/>
          <w:marRight w:val="0"/>
          <w:marTop w:val="0"/>
          <w:marBottom w:val="0"/>
          <w:divBdr>
            <w:top w:val="none" w:sz="0" w:space="0" w:color="auto"/>
            <w:left w:val="none" w:sz="0" w:space="0" w:color="auto"/>
            <w:bottom w:val="none" w:sz="0" w:space="0" w:color="auto"/>
            <w:right w:val="none" w:sz="0" w:space="0" w:color="auto"/>
          </w:divBdr>
        </w:div>
        <w:div w:id="397825763">
          <w:marLeft w:val="480"/>
          <w:marRight w:val="0"/>
          <w:marTop w:val="0"/>
          <w:marBottom w:val="0"/>
          <w:divBdr>
            <w:top w:val="none" w:sz="0" w:space="0" w:color="auto"/>
            <w:left w:val="none" w:sz="0" w:space="0" w:color="auto"/>
            <w:bottom w:val="none" w:sz="0" w:space="0" w:color="auto"/>
            <w:right w:val="none" w:sz="0" w:space="0" w:color="auto"/>
          </w:divBdr>
        </w:div>
        <w:div w:id="520825519">
          <w:marLeft w:val="480"/>
          <w:marRight w:val="0"/>
          <w:marTop w:val="0"/>
          <w:marBottom w:val="0"/>
          <w:divBdr>
            <w:top w:val="none" w:sz="0" w:space="0" w:color="auto"/>
            <w:left w:val="none" w:sz="0" w:space="0" w:color="auto"/>
            <w:bottom w:val="none" w:sz="0" w:space="0" w:color="auto"/>
            <w:right w:val="none" w:sz="0" w:space="0" w:color="auto"/>
          </w:divBdr>
        </w:div>
        <w:div w:id="1552837747">
          <w:marLeft w:val="480"/>
          <w:marRight w:val="0"/>
          <w:marTop w:val="0"/>
          <w:marBottom w:val="0"/>
          <w:divBdr>
            <w:top w:val="none" w:sz="0" w:space="0" w:color="auto"/>
            <w:left w:val="none" w:sz="0" w:space="0" w:color="auto"/>
            <w:bottom w:val="none" w:sz="0" w:space="0" w:color="auto"/>
            <w:right w:val="none" w:sz="0" w:space="0" w:color="auto"/>
          </w:divBdr>
        </w:div>
        <w:div w:id="2637162">
          <w:marLeft w:val="480"/>
          <w:marRight w:val="0"/>
          <w:marTop w:val="0"/>
          <w:marBottom w:val="0"/>
          <w:divBdr>
            <w:top w:val="none" w:sz="0" w:space="0" w:color="auto"/>
            <w:left w:val="none" w:sz="0" w:space="0" w:color="auto"/>
            <w:bottom w:val="none" w:sz="0" w:space="0" w:color="auto"/>
            <w:right w:val="none" w:sz="0" w:space="0" w:color="auto"/>
          </w:divBdr>
        </w:div>
        <w:div w:id="471558417">
          <w:marLeft w:val="480"/>
          <w:marRight w:val="0"/>
          <w:marTop w:val="0"/>
          <w:marBottom w:val="0"/>
          <w:divBdr>
            <w:top w:val="none" w:sz="0" w:space="0" w:color="auto"/>
            <w:left w:val="none" w:sz="0" w:space="0" w:color="auto"/>
            <w:bottom w:val="none" w:sz="0" w:space="0" w:color="auto"/>
            <w:right w:val="none" w:sz="0" w:space="0" w:color="auto"/>
          </w:divBdr>
        </w:div>
        <w:div w:id="1494226041">
          <w:marLeft w:val="480"/>
          <w:marRight w:val="0"/>
          <w:marTop w:val="0"/>
          <w:marBottom w:val="0"/>
          <w:divBdr>
            <w:top w:val="none" w:sz="0" w:space="0" w:color="auto"/>
            <w:left w:val="none" w:sz="0" w:space="0" w:color="auto"/>
            <w:bottom w:val="none" w:sz="0" w:space="0" w:color="auto"/>
            <w:right w:val="none" w:sz="0" w:space="0" w:color="auto"/>
          </w:divBdr>
        </w:div>
        <w:div w:id="1484156052">
          <w:marLeft w:val="480"/>
          <w:marRight w:val="0"/>
          <w:marTop w:val="0"/>
          <w:marBottom w:val="0"/>
          <w:divBdr>
            <w:top w:val="none" w:sz="0" w:space="0" w:color="auto"/>
            <w:left w:val="none" w:sz="0" w:space="0" w:color="auto"/>
            <w:bottom w:val="none" w:sz="0" w:space="0" w:color="auto"/>
            <w:right w:val="none" w:sz="0" w:space="0" w:color="auto"/>
          </w:divBdr>
        </w:div>
        <w:div w:id="668945167">
          <w:marLeft w:val="480"/>
          <w:marRight w:val="0"/>
          <w:marTop w:val="0"/>
          <w:marBottom w:val="0"/>
          <w:divBdr>
            <w:top w:val="none" w:sz="0" w:space="0" w:color="auto"/>
            <w:left w:val="none" w:sz="0" w:space="0" w:color="auto"/>
            <w:bottom w:val="none" w:sz="0" w:space="0" w:color="auto"/>
            <w:right w:val="none" w:sz="0" w:space="0" w:color="auto"/>
          </w:divBdr>
        </w:div>
        <w:div w:id="236130547">
          <w:marLeft w:val="480"/>
          <w:marRight w:val="0"/>
          <w:marTop w:val="0"/>
          <w:marBottom w:val="0"/>
          <w:divBdr>
            <w:top w:val="none" w:sz="0" w:space="0" w:color="auto"/>
            <w:left w:val="none" w:sz="0" w:space="0" w:color="auto"/>
            <w:bottom w:val="none" w:sz="0" w:space="0" w:color="auto"/>
            <w:right w:val="none" w:sz="0" w:space="0" w:color="auto"/>
          </w:divBdr>
        </w:div>
        <w:div w:id="2145996744">
          <w:marLeft w:val="480"/>
          <w:marRight w:val="0"/>
          <w:marTop w:val="0"/>
          <w:marBottom w:val="0"/>
          <w:divBdr>
            <w:top w:val="none" w:sz="0" w:space="0" w:color="auto"/>
            <w:left w:val="none" w:sz="0" w:space="0" w:color="auto"/>
            <w:bottom w:val="none" w:sz="0" w:space="0" w:color="auto"/>
            <w:right w:val="none" w:sz="0" w:space="0" w:color="auto"/>
          </w:divBdr>
        </w:div>
        <w:div w:id="1261335914">
          <w:marLeft w:val="480"/>
          <w:marRight w:val="0"/>
          <w:marTop w:val="0"/>
          <w:marBottom w:val="0"/>
          <w:divBdr>
            <w:top w:val="none" w:sz="0" w:space="0" w:color="auto"/>
            <w:left w:val="none" w:sz="0" w:space="0" w:color="auto"/>
            <w:bottom w:val="none" w:sz="0" w:space="0" w:color="auto"/>
            <w:right w:val="none" w:sz="0" w:space="0" w:color="auto"/>
          </w:divBdr>
        </w:div>
        <w:div w:id="173233801">
          <w:marLeft w:val="480"/>
          <w:marRight w:val="0"/>
          <w:marTop w:val="0"/>
          <w:marBottom w:val="0"/>
          <w:divBdr>
            <w:top w:val="none" w:sz="0" w:space="0" w:color="auto"/>
            <w:left w:val="none" w:sz="0" w:space="0" w:color="auto"/>
            <w:bottom w:val="none" w:sz="0" w:space="0" w:color="auto"/>
            <w:right w:val="none" w:sz="0" w:space="0" w:color="auto"/>
          </w:divBdr>
        </w:div>
        <w:div w:id="1199318265">
          <w:marLeft w:val="480"/>
          <w:marRight w:val="0"/>
          <w:marTop w:val="0"/>
          <w:marBottom w:val="0"/>
          <w:divBdr>
            <w:top w:val="none" w:sz="0" w:space="0" w:color="auto"/>
            <w:left w:val="none" w:sz="0" w:space="0" w:color="auto"/>
            <w:bottom w:val="none" w:sz="0" w:space="0" w:color="auto"/>
            <w:right w:val="none" w:sz="0" w:space="0" w:color="auto"/>
          </w:divBdr>
        </w:div>
        <w:div w:id="582491180">
          <w:marLeft w:val="480"/>
          <w:marRight w:val="0"/>
          <w:marTop w:val="0"/>
          <w:marBottom w:val="0"/>
          <w:divBdr>
            <w:top w:val="none" w:sz="0" w:space="0" w:color="auto"/>
            <w:left w:val="none" w:sz="0" w:space="0" w:color="auto"/>
            <w:bottom w:val="none" w:sz="0" w:space="0" w:color="auto"/>
            <w:right w:val="none" w:sz="0" w:space="0" w:color="auto"/>
          </w:divBdr>
        </w:div>
        <w:div w:id="1148279925">
          <w:marLeft w:val="480"/>
          <w:marRight w:val="0"/>
          <w:marTop w:val="0"/>
          <w:marBottom w:val="0"/>
          <w:divBdr>
            <w:top w:val="none" w:sz="0" w:space="0" w:color="auto"/>
            <w:left w:val="none" w:sz="0" w:space="0" w:color="auto"/>
            <w:bottom w:val="none" w:sz="0" w:space="0" w:color="auto"/>
            <w:right w:val="none" w:sz="0" w:space="0" w:color="auto"/>
          </w:divBdr>
        </w:div>
        <w:div w:id="776601996">
          <w:marLeft w:val="480"/>
          <w:marRight w:val="0"/>
          <w:marTop w:val="0"/>
          <w:marBottom w:val="0"/>
          <w:divBdr>
            <w:top w:val="none" w:sz="0" w:space="0" w:color="auto"/>
            <w:left w:val="none" w:sz="0" w:space="0" w:color="auto"/>
            <w:bottom w:val="none" w:sz="0" w:space="0" w:color="auto"/>
            <w:right w:val="none" w:sz="0" w:space="0" w:color="auto"/>
          </w:divBdr>
        </w:div>
        <w:div w:id="105270470">
          <w:marLeft w:val="480"/>
          <w:marRight w:val="0"/>
          <w:marTop w:val="0"/>
          <w:marBottom w:val="0"/>
          <w:divBdr>
            <w:top w:val="none" w:sz="0" w:space="0" w:color="auto"/>
            <w:left w:val="none" w:sz="0" w:space="0" w:color="auto"/>
            <w:bottom w:val="none" w:sz="0" w:space="0" w:color="auto"/>
            <w:right w:val="none" w:sz="0" w:space="0" w:color="auto"/>
          </w:divBdr>
        </w:div>
        <w:div w:id="1992976891">
          <w:marLeft w:val="480"/>
          <w:marRight w:val="0"/>
          <w:marTop w:val="0"/>
          <w:marBottom w:val="0"/>
          <w:divBdr>
            <w:top w:val="none" w:sz="0" w:space="0" w:color="auto"/>
            <w:left w:val="none" w:sz="0" w:space="0" w:color="auto"/>
            <w:bottom w:val="none" w:sz="0" w:space="0" w:color="auto"/>
            <w:right w:val="none" w:sz="0" w:space="0" w:color="auto"/>
          </w:divBdr>
        </w:div>
        <w:div w:id="1763139123">
          <w:marLeft w:val="480"/>
          <w:marRight w:val="0"/>
          <w:marTop w:val="0"/>
          <w:marBottom w:val="0"/>
          <w:divBdr>
            <w:top w:val="none" w:sz="0" w:space="0" w:color="auto"/>
            <w:left w:val="none" w:sz="0" w:space="0" w:color="auto"/>
            <w:bottom w:val="none" w:sz="0" w:space="0" w:color="auto"/>
            <w:right w:val="none" w:sz="0" w:space="0" w:color="auto"/>
          </w:divBdr>
        </w:div>
      </w:divsChild>
    </w:div>
    <w:div w:id="1879780050">
      <w:bodyDiv w:val="1"/>
      <w:marLeft w:val="0"/>
      <w:marRight w:val="0"/>
      <w:marTop w:val="0"/>
      <w:marBottom w:val="0"/>
      <w:divBdr>
        <w:top w:val="none" w:sz="0" w:space="0" w:color="auto"/>
        <w:left w:val="none" w:sz="0" w:space="0" w:color="auto"/>
        <w:bottom w:val="none" w:sz="0" w:space="0" w:color="auto"/>
        <w:right w:val="none" w:sz="0" w:space="0" w:color="auto"/>
      </w:divBdr>
    </w:div>
    <w:div w:id="1883587660">
      <w:bodyDiv w:val="1"/>
      <w:marLeft w:val="0"/>
      <w:marRight w:val="0"/>
      <w:marTop w:val="0"/>
      <w:marBottom w:val="0"/>
      <w:divBdr>
        <w:top w:val="none" w:sz="0" w:space="0" w:color="auto"/>
        <w:left w:val="none" w:sz="0" w:space="0" w:color="auto"/>
        <w:bottom w:val="none" w:sz="0" w:space="0" w:color="auto"/>
        <w:right w:val="none" w:sz="0" w:space="0" w:color="auto"/>
      </w:divBdr>
      <w:divsChild>
        <w:div w:id="1282759221">
          <w:marLeft w:val="480"/>
          <w:marRight w:val="0"/>
          <w:marTop w:val="0"/>
          <w:marBottom w:val="0"/>
          <w:divBdr>
            <w:top w:val="none" w:sz="0" w:space="0" w:color="auto"/>
            <w:left w:val="none" w:sz="0" w:space="0" w:color="auto"/>
            <w:bottom w:val="none" w:sz="0" w:space="0" w:color="auto"/>
            <w:right w:val="none" w:sz="0" w:space="0" w:color="auto"/>
          </w:divBdr>
        </w:div>
        <w:div w:id="1997025061">
          <w:marLeft w:val="480"/>
          <w:marRight w:val="0"/>
          <w:marTop w:val="0"/>
          <w:marBottom w:val="0"/>
          <w:divBdr>
            <w:top w:val="none" w:sz="0" w:space="0" w:color="auto"/>
            <w:left w:val="none" w:sz="0" w:space="0" w:color="auto"/>
            <w:bottom w:val="none" w:sz="0" w:space="0" w:color="auto"/>
            <w:right w:val="none" w:sz="0" w:space="0" w:color="auto"/>
          </w:divBdr>
        </w:div>
        <w:div w:id="814420254">
          <w:marLeft w:val="480"/>
          <w:marRight w:val="0"/>
          <w:marTop w:val="0"/>
          <w:marBottom w:val="0"/>
          <w:divBdr>
            <w:top w:val="none" w:sz="0" w:space="0" w:color="auto"/>
            <w:left w:val="none" w:sz="0" w:space="0" w:color="auto"/>
            <w:bottom w:val="none" w:sz="0" w:space="0" w:color="auto"/>
            <w:right w:val="none" w:sz="0" w:space="0" w:color="auto"/>
          </w:divBdr>
        </w:div>
        <w:div w:id="822741354">
          <w:marLeft w:val="480"/>
          <w:marRight w:val="0"/>
          <w:marTop w:val="0"/>
          <w:marBottom w:val="0"/>
          <w:divBdr>
            <w:top w:val="none" w:sz="0" w:space="0" w:color="auto"/>
            <w:left w:val="none" w:sz="0" w:space="0" w:color="auto"/>
            <w:bottom w:val="none" w:sz="0" w:space="0" w:color="auto"/>
            <w:right w:val="none" w:sz="0" w:space="0" w:color="auto"/>
          </w:divBdr>
        </w:div>
        <w:div w:id="591355512">
          <w:marLeft w:val="480"/>
          <w:marRight w:val="0"/>
          <w:marTop w:val="0"/>
          <w:marBottom w:val="0"/>
          <w:divBdr>
            <w:top w:val="none" w:sz="0" w:space="0" w:color="auto"/>
            <w:left w:val="none" w:sz="0" w:space="0" w:color="auto"/>
            <w:bottom w:val="none" w:sz="0" w:space="0" w:color="auto"/>
            <w:right w:val="none" w:sz="0" w:space="0" w:color="auto"/>
          </w:divBdr>
        </w:div>
        <w:div w:id="1226992206">
          <w:marLeft w:val="480"/>
          <w:marRight w:val="0"/>
          <w:marTop w:val="0"/>
          <w:marBottom w:val="0"/>
          <w:divBdr>
            <w:top w:val="none" w:sz="0" w:space="0" w:color="auto"/>
            <w:left w:val="none" w:sz="0" w:space="0" w:color="auto"/>
            <w:bottom w:val="none" w:sz="0" w:space="0" w:color="auto"/>
            <w:right w:val="none" w:sz="0" w:space="0" w:color="auto"/>
          </w:divBdr>
        </w:div>
        <w:div w:id="1556551641">
          <w:marLeft w:val="480"/>
          <w:marRight w:val="0"/>
          <w:marTop w:val="0"/>
          <w:marBottom w:val="0"/>
          <w:divBdr>
            <w:top w:val="none" w:sz="0" w:space="0" w:color="auto"/>
            <w:left w:val="none" w:sz="0" w:space="0" w:color="auto"/>
            <w:bottom w:val="none" w:sz="0" w:space="0" w:color="auto"/>
            <w:right w:val="none" w:sz="0" w:space="0" w:color="auto"/>
          </w:divBdr>
        </w:div>
        <w:div w:id="1462110193">
          <w:marLeft w:val="480"/>
          <w:marRight w:val="0"/>
          <w:marTop w:val="0"/>
          <w:marBottom w:val="0"/>
          <w:divBdr>
            <w:top w:val="none" w:sz="0" w:space="0" w:color="auto"/>
            <w:left w:val="none" w:sz="0" w:space="0" w:color="auto"/>
            <w:bottom w:val="none" w:sz="0" w:space="0" w:color="auto"/>
            <w:right w:val="none" w:sz="0" w:space="0" w:color="auto"/>
          </w:divBdr>
        </w:div>
        <w:div w:id="339353945">
          <w:marLeft w:val="480"/>
          <w:marRight w:val="0"/>
          <w:marTop w:val="0"/>
          <w:marBottom w:val="0"/>
          <w:divBdr>
            <w:top w:val="none" w:sz="0" w:space="0" w:color="auto"/>
            <w:left w:val="none" w:sz="0" w:space="0" w:color="auto"/>
            <w:bottom w:val="none" w:sz="0" w:space="0" w:color="auto"/>
            <w:right w:val="none" w:sz="0" w:space="0" w:color="auto"/>
          </w:divBdr>
        </w:div>
        <w:div w:id="742995675">
          <w:marLeft w:val="480"/>
          <w:marRight w:val="0"/>
          <w:marTop w:val="0"/>
          <w:marBottom w:val="0"/>
          <w:divBdr>
            <w:top w:val="none" w:sz="0" w:space="0" w:color="auto"/>
            <w:left w:val="none" w:sz="0" w:space="0" w:color="auto"/>
            <w:bottom w:val="none" w:sz="0" w:space="0" w:color="auto"/>
            <w:right w:val="none" w:sz="0" w:space="0" w:color="auto"/>
          </w:divBdr>
        </w:div>
        <w:div w:id="815882286">
          <w:marLeft w:val="480"/>
          <w:marRight w:val="0"/>
          <w:marTop w:val="0"/>
          <w:marBottom w:val="0"/>
          <w:divBdr>
            <w:top w:val="none" w:sz="0" w:space="0" w:color="auto"/>
            <w:left w:val="none" w:sz="0" w:space="0" w:color="auto"/>
            <w:bottom w:val="none" w:sz="0" w:space="0" w:color="auto"/>
            <w:right w:val="none" w:sz="0" w:space="0" w:color="auto"/>
          </w:divBdr>
        </w:div>
        <w:div w:id="1187673260">
          <w:marLeft w:val="480"/>
          <w:marRight w:val="0"/>
          <w:marTop w:val="0"/>
          <w:marBottom w:val="0"/>
          <w:divBdr>
            <w:top w:val="none" w:sz="0" w:space="0" w:color="auto"/>
            <w:left w:val="none" w:sz="0" w:space="0" w:color="auto"/>
            <w:bottom w:val="none" w:sz="0" w:space="0" w:color="auto"/>
            <w:right w:val="none" w:sz="0" w:space="0" w:color="auto"/>
          </w:divBdr>
        </w:div>
        <w:div w:id="1717389076">
          <w:marLeft w:val="480"/>
          <w:marRight w:val="0"/>
          <w:marTop w:val="0"/>
          <w:marBottom w:val="0"/>
          <w:divBdr>
            <w:top w:val="none" w:sz="0" w:space="0" w:color="auto"/>
            <w:left w:val="none" w:sz="0" w:space="0" w:color="auto"/>
            <w:bottom w:val="none" w:sz="0" w:space="0" w:color="auto"/>
            <w:right w:val="none" w:sz="0" w:space="0" w:color="auto"/>
          </w:divBdr>
        </w:div>
        <w:div w:id="866794644">
          <w:marLeft w:val="480"/>
          <w:marRight w:val="0"/>
          <w:marTop w:val="0"/>
          <w:marBottom w:val="0"/>
          <w:divBdr>
            <w:top w:val="none" w:sz="0" w:space="0" w:color="auto"/>
            <w:left w:val="none" w:sz="0" w:space="0" w:color="auto"/>
            <w:bottom w:val="none" w:sz="0" w:space="0" w:color="auto"/>
            <w:right w:val="none" w:sz="0" w:space="0" w:color="auto"/>
          </w:divBdr>
        </w:div>
        <w:div w:id="69088339">
          <w:marLeft w:val="480"/>
          <w:marRight w:val="0"/>
          <w:marTop w:val="0"/>
          <w:marBottom w:val="0"/>
          <w:divBdr>
            <w:top w:val="none" w:sz="0" w:space="0" w:color="auto"/>
            <w:left w:val="none" w:sz="0" w:space="0" w:color="auto"/>
            <w:bottom w:val="none" w:sz="0" w:space="0" w:color="auto"/>
            <w:right w:val="none" w:sz="0" w:space="0" w:color="auto"/>
          </w:divBdr>
        </w:div>
        <w:div w:id="388580709">
          <w:marLeft w:val="480"/>
          <w:marRight w:val="0"/>
          <w:marTop w:val="0"/>
          <w:marBottom w:val="0"/>
          <w:divBdr>
            <w:top w:val="none" w:sz="0" w:space="0" w:color="auto"/>
            <w:left w:val="none" w:sz="0" w:space="0" w:color="auto"/>
            <w:bottom w:val="none" w:sz="0" w:space="0" w:color="auto"/>
            <w:right w:val="none" w:sz="0" w:space="0" w:color="auto"/>
          </w:divBdr>
        </w:div>
        <w:div w:id="521090812">
          <w:marLeft w:val="480"/>
          <w:marRight w:val="0"/>
          <w:marTop w:val="0"/>
          <w:marBottom w:val="0"/>
          <w:divBdr>
            <w:top w:val="none" w:sz="0" w:space="0" w:color="auto"/>
            <w:left w:val="none" w:sz="0" w:space="0" w:color="auto"/>
            <w:bottom w:val="none" w:sz="0" w:space="0" w:color="auto"/>
            <w:right w:val="none" w:sz="0" w:space="0" w:color="auto"/>
          </w:divBdr>
        </w:div>
        <w:div w:id="356471545">
          <w:marLeft w:val="480"/>
          <w:marRight w:val="0"/>
          <w:marTop w:val="0"/>
          <w:marBottom w:val="0"/>
          <w:divBdr>
            <w:top w:val="none" w:sz="0" w:space="0" w:color="auto"/>
            <w:left w:val="none" w:sz="0" w:space="0" w:color="auto"/>
            <w:bottom w:val="none" w:sz="0" w:space="0" w:color="auto"/>
            <w:right w:val="none" w:sz="0" w:space="0" w:color="auto"/>
          </w:divBdr>
        </w:div>
        <w:div w:id="1469545599">
          <w:marLeft w:val="480"/>
          <w:marRight w:val="0"/>
          <w:marTop w:val="0"/>
          <w:marBottom w:val="0"/>
          <w:divBdr>
            <w:top w:val="none" w:sz="0" w:space="0" w:color="auto"/>
            <w:left w:val="none" w:sz="0" w:space="0" w:color="auto"/>
            <w:bottom w:val="none" w:sz="0" w:space="0" w:color="auto"/>
            <w:right w:val="none" w:sz="0" w:space="0" w:color="auto"/>
          </w:divBdr>
        </w:div>
      </w:divsChild>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sChild>
        <w:div w:id="794833274">
          <w:marLeft w:val="480"/>
          <w:marRight w:val="0"/>
          <w:marTop w:val="0"/>
          <w:marBottom w:val="0"/>
          <w:divBdr>
            <w:top w:val="none" w:sz="0" w:space="0" w:color="auto"/>
            <w:left w:val="none" w:sz="0" w:space="0" w:color="auto"/>
            <w:bottom w:val="none" w:sz="0" w:space="0" w:color="auto"/>
            <w:right w:val="none" w:sz="0" w:space="0" w:color="auto"/>
          </w:divBdr>
        </w:div>
        <w:div w:id="2060010313">
          <w:marLeft w:val="480"/>
          <w:marRight w:val="0"/>
          <w:marTop w:val="0"/>
          <w:marBottom w:val="0"/>
          <w:divBdr>
            <w:top w:val="none" w:sz="0" w:space="0" w:color="auto"/>
            <w:left w:val="none" w:sz="0" w:space="0" w:color="auto"/>
            <w:bottom w:val="none" w:sz="0" w:space="0" w:color="auto"/>
            <w:right w:val="none" w:sz="0" w:space="0" w:color="auto"/>
          </w:divBdr>
        </w:div>
        <w:div w:id="271280522">
          <w:marLeft w:val="480"/>
          <w:marRight w:val="0"/>
          <w:marTop w:val="0"/>
          <w:marBottom w:val="0"/>
          <w:divBdr>
            <w:top w:val="none" w:sz="0" w:space="0" w:color="auto"/>
            <w:left w:val="none" w:sz="0" w:space="0" w:color="auto"/>
            <w:bottom w:val="none" w:sz="0" w:space="0" w:color="auto"/>
            <w:right w:val="none" w:sz="0" w:space="0" w:color="auto"/>
          </w:divBdr>
        </w:div>
        <w:div w:id="797800105">
          <w:marLeft w:val="480"/>
          <w:marRight w:val="0"/>
          <w:marTop w:val="0"/>
          <w:marBottom w:val="0"/>
          <w:divBdr>
            <w:top w:val="none" w:sz="0" w:space="0" w:color="auto"/>
            <w:left w:val="none" w:sz="0" w:space="0" w:color="auto"/>
            <w:bottom w:val="none" w:sz="0" w:space="0" w:color="auto"/>
            <w:right w:val="none" w:sz="0" w:space="0" w:color="auto"/>
          </w:divBdr>
        </w:div>
        <w:div w:id="1905749769">
          <w:marLeft w:val="480"/>
          <w:marRight w:val="0"/>
          <w:marTop w:val="0"/>
          <w:marBottom w:val="0"/>
          <w:divBdr>
            <w:top w:val="none" w:sz="0" w:space="0" w:color="auto"/>
            <w:left w:val="none" w:sz="0" w:space="0" w:color="auto"/>
            <w:bottom w:val="none" w:sz="0" w:space="0" w:color="auto"/>
            <w:right w:val="none" w:sz="0" w:space="0" w:color="auto"/>
          </w:divBdr>
        </w:div>
        <w:div w:id="1638533239">
          <w:marLeft w:val="480"/>
          <w:marRight w:val="0"/>
          <w:marTop w:val="0"/>
          <w:marBottom w:val="0"/>
          <w:divBdr>
            <w:top w:val="none" w:sz="0" w:space="0" w:color="auto"/>
            <w:left w:val="none" w:sz="0" w:space="0" w:color="auto"/>
            <w:bottom w:val="none" w:sz="0" w:space="0" w:color="auto"/>
            <w:right w:val="none" w:sz="0" w:space="0" w:color="auto"/>
          </w:divBdr>
        </w:div>
        <w:div w:id="1271937910">
          <w:marLeft w:val="480"/>
          <w:marRight w:val="0"/>
          <w:marTop w:val="0"/>
          <w:marBottom w:val="0"/>
          <w:divBdr>
            <w:top w:val="none" w:sz="0" w:space="0" w:color="auto"/>
            <w:left w:val="none" w:sz="0" w:space="0" w:color="auto"/>
            <w:bottom w:val="none" w:sz="0" w:space="0" w:color="auto"/>
            <w:right w:val="none" w:sz="0" w:space="0" w:color="auto"/>
          </w:divBdr>
        </w:div>
        <w:div w:id="1175847811">
          <w:marLeft w:val="480"/>
          <w:marRight w:val="0"/>
          <w:marTop w:val="0"/>
          <w:marBottom w:val="0"/>
          <w:divBdr>
            <w:top w:val="none" w:sz="0" w:space="0" w:color="auto"/>
            <w:left w:val="none" w:sz="0" w:space="0" w:color="auto"/>
            <w:bottom w:val="none" w:sz="0" w:space="0" w:color="auto"/>
            <w:right w:val="none" w:sz="0" w:space="0" w:color="auto"/>
          </w:divBdr>
        </w:div>
        <w:div w:id="1466508242">
          <w:marLeft w:val="480"/>
          <w:marRight w:val="0"/>
          <w:marTop w:val="0"/>
          <w:marBottom w:val="0"/>
          <w:divBdr>
            <w:top w:val="none" w:sz="0" w:space="0" w:color="auto"/>
            <w:left w:val="none" w:sz="0" w:space="0" w:color="auto"/>
            <w:bottom w:val="none" w:sz="0" w:space="0" w:color="auto"/>
            <w:right w:val="none" w:sz="0" w:space="0" w:color="auto"/>
          </w:divBdr>
        </w:div>
        <w:div w:id="1654141814">
          <w:marLeft w:val="480"/>
          <w:marRight w:val="0"/>
          <w:marTop w:val="0"/>
          <w:marBottom w:val="0"/>
          <w:divBdr>
            <w:top w:val="none" w:sz="0" w:space="0" w:color="auto"/>
            <w:left w:val="none" w:sz="0" w:space="0" w:color="auto"/>
            <w:bottom w:val="none" w:sz="0" w:space="0" w:color="auto"/>
            <w:right w:val="none" w:sz="0" w:space="0" w:color="auto"/>
          </w:divBdr>
        </w:div>
        <w:div w:id="1111248065">
          <w:marLeft w:val="480"/>
          <w:marRight w:val="0"/>
          <w:marTop w:val="0"/>
          <w:marBottom w:val="0"/>
          <w:divBdr>
            <w:top w:val="none" w:sz="0" w:space="0" w:color="auto"/>
            <w:left w:val="none" w:sz="0" w:space="0" w:color="auto"/>
            <w:bottom w:val="none" w:sz="0" w:space="0" w:color="auto"/>
            <w:right w:val="none" w:sz="0" w:space="0" w:color="auto"/>
          </w:divBdr>
        </w:div>
        <w:div w:id="1724715443">
          <w:marLeft w:val="480"/>
          <w:marRight w:val="0"/>
          <w:marTop w:val="0"/>
          <w:marBottom w:val="0"/>
          <w:divBdr>
            <w:top w:val="none" w:sz="0" w:space="0" w:color="auto"/>
            <w:left w:val="none" w:sz="0" w:space="0" w:color="auto"/>
            <w:bottom w:val="none" w:sz="0" w:space="0" w:color="auto"/>
            <w:right w:val="none" w:sz="0" w:space="0" w:color="auto"/>
          </w:divBdr>
        </w:div>
        <w:div w:id="395007378">
          <w:marLeft w:val="480"/>
          <w:marRight w:val="0"/>
          <w:marTop w:val="0"/>
          <w:marBottom w:val="0"/>
          <w:divBdr>
            <w:top w:val="none" w:sz="0" w:space="0" w:color="auto"/>
            <w:left w:val="none" w:sz="0" w:space="0" w:color="auto"/>
            <w:bottom w:val="none" w:sz="0" w:space="0" w:color="auto"/>
            <w:right w:val="none" w:sz="0" w:space="0" w:color="auto"/>
          </w:divBdr>
        </w:div>
        <w:div w:id="447313029">
          <w:marLeft w:val="480"/>
          <w:marRight w:val="0"/>
          <w:marTop w:val="0"/>
          <w:marBottom w:val="0"/>
          <w:divBdr>
            <w:top w:val="none" w:sz="0" w:space="0" w:color="auto"/>
            <w:left w:val="none" w:sz="0" w:space="0" w:color="auto"/>
            <w:bottom w:val="none" w:sz="0" w:space="0" w:color="auto"/>
            <w:right w:val="none" w:sz="0" w:space="0" w:color="auto"/>
          </w:divBdr>
        </w:div>
        <w:div w:id="348877009">
          <w:marLeft w:val="480"/>
          <w:marRight w:val="0"/>
          <w:marTop w:val="0"/>
          <w:marBottom w:val="0"/>
          <w:divBdr>
            <w:top w:val="none" w:sz="0" w:space="0" w:color="auto"/>
            <w:left w:val="none" w:sz="0" w:space="0" w:color="auto"/>
            <w:bottom w:val="none" w:sz="0" w:space="0" w:color="auto"/>
            <w:right w:val="none" w:sz="0" w:space="0" w:color="auto"/>
          </w:divBdr>
        </w:div>
        <w:div w:id="1991325642">
          <w:marLeft w:val="480"/>
          <w:marRight w:val="0"/>
          <w:marTop w:val="0"/>
          <w:marBottom w:val="0"/>
          <w:divBdr>
            <w:top w:val="none" w:sz="0" w:space="0" w:color="auto"/>
            <w:left w:val="none" w:sz="0" w:space="0" w:color="auto"/>
            <w:bottom w:val="none" w:sz="0" w:space="0" w:color="auto"/>
            <w:right w:val="none" w:sz="0" w:space="0" w:color="auto"/>
          </w:divBdr>
        </w:div>
        <w:div w:id="274873796">
          <w:marLeft w:val="480"/>
          <w:marRight w:val="0"/>
          <w:marTop w:val="0"/>
          <w:marBottom w:val="0"/>
          <w:divBdr>
            <w:top w:val="none" w:sz="0" w:space="0" w:color="auto"/>
            <w:left w:val="none" w:sz="0" w:space="0" w:color="auto"/>
            <w:bottom w:val="none" w:sz="0" w:space="0" w:color="auto"/>
            <w:right w:val="none" w:sz="0" w:space="0" w:color="auto"/>
          </w:divBdr>
        </w:div>
        <w:div w:id="1464271080">
          <w:marLeft w:val="480"/>
          <w:marRight w:val="0"/>
          <w:marTop w:val="0"/>
          <w:marBottom w:val="0"/>
          <w:divBdr>
            <w:top w:val="none" w:sz="0" w:space="0" w:color="auto"/>
            <w:left w:val="none" w:sz="0" w:space="0" w:color="auto"/>
            <w:bottom w:val="none" w:sz="0" w:space="0" w:color="auto"/>
            <w:right w:val="none" w:sz="0" w:space="0" w:color="auto"/>
          </w:divBdr>
        </w:div>
        <w:div w:id="82576314">
          <w:marLeft w:val="480"/>
          <w:marRight w:val="0"/>
          <w:marTop w:val="0"/>
          <w:marBottom w:val="0"/>
          <w:divBdr>
            <w:top w:val="none" w:sz="0" w:space="0" w:color="auto"/>
            <w:left w:val="none" w:sz="0" w:space="0" w:color="auto"/>
            <w:bottom w:val="none" w:sz="0" w:space="0" w:color="auto"/>
            <w:right w:val="none" w:sz="0" w:space="0" w:color="auto"/>
          </w:divBdr>
        </w:div>
        <w:div w:id="779380336">
          <w:marLeft w:val="480"/>
          <w:marRight w:val="0"/>
          <w:marTop w:val="0"/>
          <w:marBottom w:val="0"/>
          <w:divBdr>
            <w:top w:val="none" w:sz="0" w:space="0" w:color="auto"/>
            <w:left w:val="none" w:sz="0" w:space="0" w:color="auto"/>
            <w:bottom w:val="none" w:sz="0" w:space="0" w:color="auto"/>
            <w:right w:val="none" w:sz="0" w:space="0" w:color="auto"/>
          </w:divBdr>
        </w:div>
        <w:div w:id="1595556549">
          <w:marLeft w:val="480"/>
          <w:marRight w:val="0"/>
          <w:marTop w:val="0"/>
          <w:marBottom w:val="0"/>
          <w:divBdr>
            <w:top w:val="none" w:sz="0" w:space="0" w:color="auto"/>
            <w:left w:val="none" w:sz="0" w:space="0" w:color="auto"/>
            <w:bottom w:val="none" w:sz="0" w:space="0" w:color="auto"/>
            <w:right w:val="none" w:sz="0" w:space="0" w:color="auto"/>
          </w:divBdr>
        </w:div>
        <w:div w:id="1034385110">
          <w:marLeft w:val="480"/>
          <w:marRight w:val="0"/>
          <w:marTop w:val="0"/>
          <w:marBottom w:val="0"/>
          <w:divBdr>
            <w:top w:val="none" w:sz="0" w:space="0" w:color="auto"/>
            <w:left w:val="none" w:sz="0" w:space="0" w:color="auto"/>
            <w:bottom w:val="none" w:sz="0" w:space="0" w:color="auto"/>
            <w:right w:val="none" w:sz="0" w:space="0" w:color="auto"/>
          </w:divBdr>
        </w:div>
        <w:div w:id="1249655721">
          <w:marLeft w:val="480"/>
          <w:marRight w:val="0"/>
          <w:marTop w:val="0"/>
          <w:marBottom w:val="0"/>
          <w:divBdr>
            <w:top w:val="none" w:sz="0" w:space="0" w:color="auto"/>
            <w:left w:val="none" w:sz="0" w:space="0" w:color="auto"/>
            <w:bottom w:val="none" w:sz="0" w:space="0" w:color="auto"/>
            <w:right w:val="none" w:sz="0" w:space="0" w:color="auto"/>
          </w:divBdr>
        </w:div>
        <w:div w:id="79839305">
          <w:marLeft w:val="480"/>
          <w:marRight w:val="0"/>
          <w:marTop w:val="0"/>
          <w:marBottom w:val="0"/>
          <w:divBdr>
            <w:top w:val="none" w:sz="0" w:space="0" w:color="auto"/>
            <w:left w:val="none" w:sz="0" w:space="0" w:color="auto"/>
            <w:bottom w:val="none" w:sz="0" w:space="0" w:color="auto"/>
            <w:right w:val="none" w:sz="0" w:space="0" w:color="auto"/>
          </w:divBdr>
        </w:div>
        <w:div w:id="1252591383">
          <w:marLeft w:val="480"/>
          <w:marRight w:val="0"/>
          <w:marTop w:val="0"/>
          <w:marBottom w:val="0"/>
          <w:divBdr>
            <w:top w:val="none" w:sz="0" w:space="0" w:color="auto"/>
            <w:left w:val="none" w:sz="0" w:space="0" w:color="auto"/>
            <w:bottom w:val="none" w:sz="0" w:space="0" w:color="auto"/>
            <w:right w:val="none" w:sz="0" w:space="0" w:color="auto"/>
          </w:divBdr>
        </w:div>
        <w:div w:id="807866325">
          <w:marLeft w:val="480"/>
          <w:marRight w:val="0"/>
          <w:marTop w:val="0"/>
          <w:marBottom w:val="0"/>
          <w:divBdr>
            <w:top w:val="none" w:sz="0" w:space="0" w:color="auto"/>
            <w:left w:val="none" w:sz="0" w:space="0" w:color="auto"/>
            <w:bottom w:val="none" w:sz="0" w:space="0" w:color="auto"/>
            <w:right w:val="none" w:sz="0" w:space="0" w:color="auto"/>
          </w:divBdr>
        </w:div>
        <w:div w:id="2034260389">
          <w:marLeft w:val="480"/>
          <w:marRight w:val="0"/>
          <w:marTop w:val="0"/>
          <w:marBottom w:val="0"/>
          <w:divBdr>
            <w:top w:val="none" w:sz="0" w:space="0" w:color="auto"/>
            <w:left w:val="none" w:sz="0" w:space="0" w:color="auto"/>
            <w:bottom w:val="none" w:sz="0" w:space="0" w:color="auto"/>
            <w:right w:val="none" w:sz="0" w:space="0" w:color="auto"/>
          </w:divBdr>
        </w:div>
      </w:divsChild>
    </w:div>
    <w:div w:id="1891647465">
      <w:bodyDiv w:val="1"/>
      <w:marLeft w:val="0"/>
      <w:marRight w:val="0"/>
      <w:marTop w:val="0"/>
      <w:marBottom w:val="0"/>
      <w:divBdr>
        <w:top w:val="none" w:sz="0" w:space="0" w:color="auto"/>
        <w:left w:val="none" w:sz="0" w:space="0" w:color="auto"/>
        <w:bottom w:val="none" w:sz="0" w:space="0" w:color="auto"/>
        <w:right w:val="none" w:sz="0" w:space="0" w:color="auto"/>
      </w:divBdr>
      <w:divsChild>
        <w:div w:id="1308122129">
          <w:marLeft w:val="480"/>
          <w:marRight w:val="0"/>
          <w:marTop w:val="0"/>
          <w:marBottom w:val="0"/>
          <w:divBdr>
            <w:top w:val="none" w:sz="0" w:space="0" w:color="auto"/>
            <w:left w:val="none" w:sz="0" w:space="0" w:color="auto"/>
            <w:bottom w:val="none" w:sz="0" w:space="0" w:color="auto"/>
            <w:right w:val="none" w:sz="0" w:space="0" w:color="auto"/>
          </w:divBdr>
        </w:div>
        <w:div w:id="1573470501">
          <w:marLeft w:val="480"/>
          <w:marRight w:val="0"/>
          <w:marTop w:val="0"/>
          <w:marBottom w:val="0"/>
          <w:divBdr>
            <w:top w:val="none" w:sz="0" w:space="0" w:color="auto"/>
            <w:left w:val="none" w:sz="0" w:space="0" w:color="auto"/>
            <w:bottom w:val="none" w:sz="0" w:space="0" w:color="auto"/>
            <w:right w:val="none" w:sz="0" w:space="0" w:color="auto"/>
          </w:divBdr>
        </w:div>
        <w:div w:id="520819179">
          <w:marLeft w:val="480"/>
          <w:marRight w:val="0"/>
          <w:marTop w:val="0"/>
          <w:marBottom w:val="0"/>
          <w:divBdr>
            <w:top w:val="none" w:sz="0" w:space="0" w:color="auto"/>
            <w:left w:val="none" w:sz="0" w:space="0" w:color="auto"/>
            <w:bottom w:val="none" w:sz="0" w:space="0" w:color="auto"/>
            <w:right w:val="none" w:sz="0" w:space="0" w:color="auto"/>
          </w:divBdr>
        </w:div>
        <w:div w:id="1887522768">
          <w:marLeft w:val="480"/>
          <w:marRight w:val="0"/>
          <w:marTop w:val="0"/>
          <w:marBottom w:val="0"/>
          <w:divBdr>
            <w:top w:val="none" w:sz="0" w:space="0" w:color="auto"/>
            <w:left w:val="none" w:sz="0" w:space="0" w:color="auto"/>
            <w:bottom w:val="none" w:sz="0" w:space="0" w:color="auto"/>
            <w:right w:val="none" w:sz="0" w:space="0" w:color="auto"/>
          </w:divBdr>
        </w:div>
      </w:divsChild>
    </w:div>
    <w:div w:id="1892764031">
      <w:bodyDiv w:val="1"/>
      <w:marLeft w:val="0"/>
      <w:marRight w:val="0"/>
      <w:marTop w:val="0"/>
      <w:marBottom w:val="0"/>
      <w:divBdr>
        <w:top w:val="none" w:sz="0" w:space="0" w:color="auto"/>
        <w:left w:val="none" w:sz="0" w:space="0" w:color="auto"/>
        <w:bottom w:val="none" w:sz="0" w:space="0" w:color="auto"/>
        <w:right w:val="none" w:sz="0" w:space="0" w:color="auto"/>
      </w:divBdr>
      <w:divsChild>
        <w:div w:id="1125150613">
          <w:marLeft w:val="480"/>
          <w:marRight w:val="0"/>
          <w:marTop w:val="0"/>
          <w:marBottom w:val="0"/>
          <w:divBdr>
            <w:top w:val="none" w:sz="0" w:space="0" w:color="auto"/>
            <w:left w:val="none" w:sz="0" w:space="0" w:color="auto"/>
            <w:bottom w:val="none" w:sz="0" w:space="0" w:color="auto"/>
            <w:right w:val="none" w:sz="0" w:space="0" w:color="auto"/>
          </w:divBdr>
        </w:div>
        <w:div w:id="329065325">
          <w:marLeft w:val="480"/>
          <w:marRight w:val="0"/>
          <w:marTop w:val="0"/>
          <w:marBottom w:val="0"/>
          <w:divBdr>
            <w:top w:val="none" w:sz="0" w:space="0" w:color="auto"/>
            <w:left w:val="none" w:sz="0" w:space="0" w:color="auto"/>
            <w:bottom w:val="none" w:sz="0" w:space="0" w:color="auto"/>
            <w:right w:val="none" w:sz="0" w:space="0" w:color="auto"/>
          </w:divBdr>
        </w:div>
        <w:div w:id="932710430">
          <w:marLeft w:val="480"/>
          <w:marRight w:val="0"/>
          <w:marTop w:val="0"/>
          <w:marBottom w:val="0"/>
          <w:divBdr>
            <w:top w:val="none" w:sz="0" w:space="0" w:color="auto"/>
            <w:left w:val="none" w:sz="0" w:space="0" w:color="auto"/>
            <w:bottom w:val="none" w:sz="0" w:space="0" w:color="auto"/>
            <w:right w:val="none" w:sz="0" w:space="0" w:color="auto"/>
          </w:divBdr>
        </w:div>
        <w:div w:id="322245121">
          <w:marLeft w:val="480"/>
          <w:marRight w:val="0"/>
          <w:marTop w:val="0"/>
          <w:marBottom w:val="0"/>
          <w:divBdr>
            <w:top w:val="none" w:sz="0" w:space="0" w:color="auto"/>
            <w:left w:val="none" w:sz="0" w:space="0" w:color="auto"/>
            <w:bottom w:val="none" w:sz="0" w:space="0" w:color="auto"/>
            <w:right w:val="none" w:sz="0" w:space="0" w:color="auto"/>
          </w:divBdr>
        </w:div>
        <w:div w:id="944463348">
          <w:marLeft w:val="480"/>
          <w:marRight w:val="0"/>
          <w:marTop w:val="0"/>
          <w:marBottom w:val="0"/>
          <w:divBdr>
            <w:top w:val="none" w:sz="0" w:space="0" w:color="auto"/>
            <w:left w:val="none" w:sz="0" w:space="0" w:color="auto"/>
            <w:bottom w:val="none" w:sz="0" w:space="0" w:color="auto"/>
            <w:right w:val="none" w:sz="0" w:space="0" w:color="auto"/>
          </w:divBdr>
        </w:div>
        <w:div w:id="1311786624">
          <w:marLeft w:val="480"/>
          <w:marRight w:val="0"/>
          <w:marTop w:val="0"/>
          <w:marBottom w:val="0"/>
          <w:divBdr>
            <w:top w:val="none" w:sz="0" w:space="0" w:color="auto"/>
            <w:left w:val="none" w:sz="0" w:space="0" w:color="auto"/>
            <w:bottom w:val="none" w:sz="0" w:space="0" w:color="auto"/>
            <w:right w:val="none" w:sz="0" w:space="0" w:color="auto"/>
          </w:divBdr>
        </w:div>
        <w:div w:id="659895323">
          <w:marLeft w:val="480"/>
          <w:marRight w:val="0"/>
          <w:marTop w:val="0"/>
          <w:marBottom w:val="0"/>
          <w:divBdr>
            <w:top w:val="none" w:sz="0" w:space="0" w:color="auto"/>
            <w:left w:val="none" w:sz="0" w:space="0" w:color="auto"/>
            <w:bottom w:val="none" w:sz="0" w:space="0" w:color="auto"/>
            <w:right w:val="none" w:sz="0" w:space="0" w:color="auto"/>
          </w:divBdr>
        </w:div>
        <w:div w:id="1371346940">
          <w:marLeft w:val="480"/>
          <w:marRight w:val="0"/>
          <w:marTop w:val="0"/>
          <w:marBottom w:val="0"/>
          <w:divBdr>
            <w:top w:val="none" w:sz="0" w:space="0" w:color="auto"/>
            <w:left w:val="none" w:sz="0" w:space="0" w:color="auto"/>
            <w:bottom w:val="none" w:sz="0" w:space="0" w:color="auto"/>
            <w:right w:val="none" w:sz="0" w:space="0" w:color="auto"/>
          </w:divBdr>
        </w:div>
        <w:div w:id="783036890">
          <w:marLeft w:val="480"/>
          <w:marRight w:val="0"/>
          <w:marTop w:val="0"/>
          <w:marBottom w:val="0"/>
          <w:divBdr>
            <w:top w:val="none" w:sz="0" w:space="0" w:color="auto"/>
            <w:left w:val="none" w:sz="0" w:space="0" w:color="auto"/>
            <w:bottom w:val="none" w:sz="0" w:space="0" w:color="auto"/>
            <w:right w:val="none" w:sz="0" w:space="0" w:color="auto"/>
          </w:divBdr>
        </w:div>
        <w:div w:id="900480477">
          <w:marLeft w:val="480"/>
          <w:marRight w:val="0"/>
          <w:marTop w:val="0"/>
          <w:marBottom w:val="0"/>
          <w:divBdr>
            <w:top w:val="none" w:sz="0" w:space="0" w:color="auto"/>
            <w:left w:val="none" w:sz="0" w:space="0" w:color="auto"/>
            <w:bottom w:val="none" w:sz="0" w:space="0" w:color="auto"/>
            <w:right w:val="none" w:sz="0" w:space="0" w:color="auto"/>
          </w:divBdr>
        </w:div>
        <w:div w:id="439644705">
          <w:marLeft w:val="480"/>
          <w:marRight w:val="0"/>
          <w:marTop w:val="0"/>
          <w:marBottom w:val="0"/>
          <w:divBdr>
            <w:top w:val="none" w:sz="0" w:space="0" w:color="auto"/>
            <w:left w:val="none" w:sz="0" w:space="0" w:color="auto"/>
            <w:bottom w:val="none" w:sz="0" w:space="0" w:color="auto"/>
            <w:right w:val="none" w:sz="0" w:space="0" w:color="auto"/>
          </w:divBdr>
        </w:div>
        <w:div w:id="1313483808">
          <w:marLeft w:val="480"/>
          <w:marRight w:val="0"/>
          <w:marTop w:val="0"/>
          <w:marBottom w:val="0"/>
          <w:divBdr>
            <w:top w:val="none" w:sz="0" w:space="0" w:color="auto"/>
            <w:left w:val="none" w:sz="0" w:space="0" w:color="auto"/>
            <w:bottom w:val="none" w:sz="0" w:space="0" w:color="auto"/>
            <w:right w:val="none" w:sz="0" w:space="0" w:color="auto"/>
          </w:divBdr>
        </w:div>
      </w:divsChild>
    </w:div>
    <w:div w:id="1909997915">
      <w:bodyDiv w:val="1"/>
      <w:marLeft w:val="0"/>
      <w:marRight w:val="0"/>
      <w:marTop w:val="0"/>
      <w:marBottom w:val="0"/>
      <w:divBdr>
        <w:top w:val="none" w:sz="0" w:space="0" w:color="auto"/>
        <w:left w:val="none" w:sz="0" w:space="0" w:color="auto"/>
        <w:bottom w:val="none" w:sz="0" w:space="0" w:color="auto"/>
        <w:right w:val="none" w:sz="0" w:space="0" w:color="auto"/>
      </w:divBdr>
      <w:divsChild>
        <w:div w:id="2075615579">
          <w:marLeft w:val="480"/>
          <w:marRight w:val="0"/>
          <w:marTop w:val="0"/>
          <w:marBottom w:val="0"/>
          <w:divBdr>
            <w:top w:val="none" w:sz="0" w:space="0" w:color="auto"/>
            <w:left w:val="none" w:sz="0" w:space="0" w:color="auto"/>
            <w:bottom w:val="none" w:sz="0" w:space="0" w:color="auto"/>
            <w:right w:val="none" w:sz="0" w:space="0" w:color="auto"/>
          </w:divBdr>
        </w:div>
        <w:div w:id="2021812501">
          <w:marLeft w:val="480"/>
          <w:marRight w:val="0"/>
          <w:marTop w:val="0"/>
          <w:marBottom w:val="0"/>
          <w:divBdr>
            <w:top w:val="none" w:sz="0" w:space="0" w:color="auto"/>
            <w:left w:val="none" w:sz="0" w:space="0" w:color="auto"/>
            <w:bottom w:val="none" w:sz="0" w:space="0" w:color="auto"/>
            <w:right w:val="none" w:sz="0" w:space="0" w:color="auto"/>
          </w:divBdr>
        </w:div>
        <w:div w:id="354385153">
          <w:marLeft w:val="480"/>
          <w:marRight w:val="0"/>
          <w:marTop w:val="0"/>
          <w:marBottom w:val="0"/>
          <w:divBdr>
            <w:top w:val="none" w:sz="0" w:space="0" w:color="auto"/>
            <w:left w:val="none" w:sz="0" w:space="0" w:color="auto"/>
            <w:bottom w:val="none" w:sz="0" w:space="0" w:color="auto"/>
            <w:right w:val="none" w:sz="0" w:space="0" w:color="auto"/>
          </w:divBdr>
        </w:div>
        <w:div w:id="1783956746">
          <w:marLeft w:val="480"/>
          <w:marRight w:val="0"/>
          <w:marTop w:val="0"/>
          <w:marBottom w:val="0"/>
          <w:divBdr>
            <w:top w:val="none" w:sz="0" w:space="0" w:color="auto"/>
            <w:left w:val="none" w:sz="0" w:space="0" w:color="auto"/>
            <w:bottom w:val="none" w:sz="0" w:space="0" w:color="auto"/>
            <w:right w:val="none" w:sz="0" w:space="0" w:color="auto"/>
          </w:divBdr>
        </w:div>
        <w:div w:id="275186497">
          <w:marLeft w:val="480"/>
          <w:marRight w:val="0"/>
          <w:marTop w:val="0"/>
          <w:marBottom w:val="0"/>
          <w:divBdr>
            <w:top w:val="none" w:sz="0" w:space="0" w:color="auto"/>
            <w:left w:val="none" w:sz="0" w:space="0" w:color="auto"/>
            <w:bottom w:val="none" w:sz="0" w:space="0" w:color="auto"/>
            <w:right w:val="none" w:sz="0" w:space="0" w:color="auto"/>
          </w:divBdr>
        </w:div>
        <w:div w:id="1818298697">
          <w:marLeft w:val="480"/>
          <w:marRight w:val="0"/>
          <w:marTop w:val="0"/>
          <w:marBottom w:val="0"/>
          <w:divBdr>
            <w:top w:val="none" w:sz="0" w:space="0" w:color="auto"/>
            <w:left w:val="none" w:sz="0" w:space="0" w:color="auto"/>
            <w:bottom w:val="none" w:sz="0" w:space="0" w:color="auto"/>
            <w:right w:val="none" w:sz="0" w:space="0" w:color="auto"/>
          </w:divBdr>
        </w:div>
        <w:div w:id="1254317810">
          <w:marLeft w:val="480"/>
          <w:marRight w:val="0"/>
          <w:marTop w:val="0"/>
          <w:marBottom w:val="0"/>
          <w:divBdr>
            <w:top w:val="none" w:sz="0" w:space="0" w:color="auto"/>
            <w:left w:val="none" w:sz="0" w:space="0" w:color="auto"/>
            <w:bottom w:val="none" w:sz="0" w:space="0" w:color="auto"/>
            <w:right w:val="none" w:sz="0" w:space="0" w:color="auto"/>
          </w:divBdr>
        </w:div>
        <w:div w:id="71705375">
          <w:marLeft w:val="480"/>
          <w:marRight w:val="0"/>
          <w:marTop w:val="0"/>
          <w:marBottom w:val="0"/>
          <w:divBdr>
            <w:top w:val="none" w:sz="0" w:space="0" w:color="auto"/>
            <w:left w:val="none" w:sz="0" w:space="0" w:color="auto"/>
            <w:bottom w:val="none" w:sz="0" w:space="0" w:color="auto"/>
            <w:right w:val="none" w:sz="0" w:space="0" w:color="auto"/>
          </w:divBdr>
        </w:div>
        <w:div w:id="294607371">
          <w:marLeft w:val="480"/>
          <w:marRight w:val="0"/>
          <w:marTop w:val="0"/>
          <w:marBottom w:val="0"/>
          <w:divBdr>
            <w:top w:val="none" w:sz="0" w:space="0" w:color="auto"/>
            <w:left w:val="none" w:sz="0" w:space="0" w:color="auto"/>
            <w:bottom w:val="none" w:sz="0" w:space="0" w:color="auto"/>
            <w:right w:val="none" w:sz="0" w:space="0" w:color="auto"/>
          </w:divBdr>
        </w:div>
        <w:div w:id="1761489305">
          <w:marLeft w:val="480"/>
          <w:marRight w:val="0"/>
          <w:marTop w:val="0"/>
          <w:marBottom w:val="0"/>
          <w:divBdr>
            <w:top w:val="none" w:sz="0" w:space="0" w:color="auto"/>
            <w:left w:val="none" w:sz="0" w:space="0" w:color="auto"/>
            <w:bottom w:val="none" w:sz="0" w:space="0" w:color="auto"/>
            <w:right w:val="none" w:sz="0" w:space="0" w:color="auto"/>
          </w:divBdr>
        </w:div>
        <w:div w:id="1812549868">
          <w:marLeft w:val="480"/>
          <w:marRight w:val="0"/>
          <w:marTop w:val="0"/>
          <w:marBottom w:val="0"/>
          <w:divBdr>
            <w:top w:val="none" w:sz="0" w:space="0" w:color="auto"/>
            <w:left w:val="none" w:sz="0" w:space="0" w:color="auto"/>
            <w:bottom w:val="none" w:sz="0" w:space="0" w:color="auto"/>
            <w:right w:val="none" w:sz="0" w:space="0" w:color="auto"/>
          </w:divBdr>
        </w:div>
        <w:div w:id="1379237393">
          <w:marLeft w:val="480"/>
          <w:marRight w:val="0"/>
          <w:marTop w:val="0"/>
          <w:marBottom w:val="0"/>
          <w:divBdr>
            <w:top w:val="none" w:sz="0" w:space="0" w:color="auto"/>
            <w:left w:val="none" w:sz="0" w:space="0" w:color="auto"/>
            <w:bottom w:val="none" w:sz="0" w:space="0" w:color="auto"/>
            <w:right w:val="none" w:sz="0" w:space="0" w:color="auto"/>
          </w:divBdr>
        </w:div>
        <w:div w:id="1315185432">
          <w:marLeft w:val="480"/>
          <w:marRight w:val="0"/>
          <w:marTop w:val="0"/>
          <w:marBottom w:val="0"/>
          <w:divBdr>
            <w:top w:val="none" w:sz="0" w:space="0" w:color="auto"/>
            <w:left w:val="none" w:sz="0" w:space="0" w:color="auto"/>
            <w:bottom w:val="none" w:sz="0" w:space="0" w:color="auto"/>
            <w:right w:val="none" w:sz="0" w:space="0" w:color="auto"/>
          </w:divBdr>
        </w:div>
        <w:div w:id="1700427365">
          <w:marLeft w:val="480"/>
          <w:marRight w:val="0"/>
          <w:marTop w:val="0"/>
          <w:marBottom w:val="0"/>
          <w:divBdr>
            <w:top w:val="none" w:sz="0" w:space="0" w:color="auto"/>
            <w:left w:val="none" w:sz="0" w:space="0" w:color="auto"/>
            <w:bottom w:val="none" w:sz="0" w:space="0" w:color="auto"/>
            <w:right w:val="none" w:sz="0" w:space="0" w:color="auto"/>
          </w:divBdr>
        </w:div>
        <w:div w:id="306738860">
          <w:marLeft w:val="480"/>
          <w:marRight w:val="0"/>
          <w:marTop w:val="0"/>
          <w:marBottom w:val="0"/>
          <w:divBdr>
            <w:top w:val="none" w:sz="0" w:space="0" w:color="auto"/>
            <w:left w:val="none" w:sz="0" w:space="0" w:color="auto"/>
            <w:bottom w:val="none" w:sz="0" w:space="0" w:color="auto"/>
            <w:right w:val="none" w:sz="0" w:space="0" w:color="auto"/>
          </w:divBdr>
        </w:div>
        <w:div w:id="253520015">
          <w:marLeft w:val="480"/>
          <w:marRight w:val="0"/>
          <w:marTop w:val="0"/>
          <w:marBottom w:val="0"/>
          <w:divBdr>
            <w:top w:val="none" w:sz="0" w:space="0" w:color="auto"/>
            <w:left w:val="none" w:sz="0" w:space="0" w:color="auto"/>
            <w:bottom w:val="none" w:sz="0" w:space="0" w:color="auto"/>
            <w:right w:val="none" w:sz="0" w:space="0" w:color="auto"/>
          </w:divBdr>
        </w:div>
      </w:divsChild>
    </w:div>
    <w:div w:id="1914848375">
      <w:bodyDiv w:val="1"/>
      <w:marLeft w:val="0"/>
      <w:marRight w:val="0"/>
      <w:marTop w:val="0"/>
      <w:marBottom w:val="0"/>
      <w:divBdr>
        <w:top w:val="none" w:sz="0" w:space="0" w:color="auto"/>
        <w:left w:val="none" w:sz="0" w:space="0" w:color="auto"/>
        <w:bottom w:val="none" w:sz="0" w:space="0" w:color="auto"/>
        <w:right w:val="none" w:sz="0" w:space="0" w:color="auto"/>
      </w:divBdr>
      <w:divsChild>
        <w:div w:id="2022661922">
          <w:marLeft w:val="480"/>
          <w:marRight w:val="0"/>
          <w:marTop w:val="0"/>
          <w:marBottom w:val="0"/>
          <w:divBdr>
            <w:top w:val="none" w:sz="0" w:space="0" w:color="auto"/>
            <w:left w:val="none" w:sz="0" w:space="0" w:color="auto"/>
            <w:bottom w:val="none" w:sz="0" w:space="0" w:color="auto"/>
            <w:right w:val="none" w:sz="0" w:space="0" w:color="auto"/>
          </w:divBdr>
        </w:div>
        <w:div w:id="189997247">
          <w:marLeft w:val="480"/>
          <w:marRight w:val="0"/>
          <w:marTop w:val="0"/>
          <w:marBottom w:val="0"/>
          <w:divBdr>
            <w:top w:val="none" w:sz="0" w:space="0" w:color="auto"/>
            <w:left w:val="none" w:sz="0" w:space="0" w:color="auto"/>
            <w:bottom w:val="none" w:sz="0" w:space="0" w:color="auto"/>
            <w:right w:val="none" w:sz="0" w:space="0" w:color="auto"/>
          </w:divBdr>
        </w:div>
        <w:div w:id="2019574359">
          <w:marLeft w:val="480"/>
          <w:marRight w:val="0"/>
          <w:marTop w:val="0"/>
          <w:marBottom w:val="0"/>
          <w:divBdr>
            <w:top w:val="none" w:sz="0" w:space="0" w:color="auto"/>
            <w:left w:val="none" w:sz="0" w:space="0" w:color="auto"/>
            <w:bottom w:val="none" w:sz="0" w:space="0" w:color="auto"/>
            <w:right w:val="none" w:sz="0" w:space="0" w:color="auto"/>
          </w:divBdr>
        </w:div>
        <w:div w:id="1652562799">
          <w:marLeft w:val="480"/>
          <w:marRight w:val="0"/>
          <w:marTop w:val="0"/>
          <w:marBottom w:val="0"/>
          <w:divBdr>
            <w:top w:val="none" w:sz="0" w:space="0" w:color="auto"/>
            <w:left w:val="none" w:sz="0" w:space="0" w:color="auto"/>
            <w:bottom w:val="none" w:sz="0" w:space="0" w:color="auto"/>
            <w:right w:val="none" w:sz="0" w:space="0" w:color="auto"/>
          </w:divBdr>
        </w:div>
        <w:div w:id="1112481514">
          <w:marLeft w:val="480"/>
          <w:marRight w:val="0"/>
          <w:marTop w:val="0"/>
          <w:marBottom w:val="0"/>
          <w:divBdr>
            <w:top w:val="none" w:sz="0" w:space="0" w:color="auto"/>
            <w:left w:val="none" w:sz="0" w:space="0" w:color="auto"/>
            <w:bottom w:val="none" w:sz="0" w:space="0" w:color="auto"/>
            <w:right w:val="none" w:sz="0" w:space="0" w:color="auto"/>
          </w:divBdr>
        </w:div>
        <w:div w:id="936499">
          <w:marLeft w:val="480"/>
          <w:marRight w:val="0"/>
          <w:marTop w:val="0"/>
          <w:marBottom w:val="0"/>
          <w:divBdr>
            <w:top w:val="none" w:sz="0" w:space="0" w:color="auto"/>
            <w:left w:val="none" w:sz="0" w:space="0" w:color="auto"/>
            <w:bottom w:val="none" w:sz="0" w:space="0" w:color="auto"/>
            <w:right w:val="none" w:sz="0" w:space="0" w:color="auto"/>
          </w:divBdr>
        </w:div>
        <w:div w:id="600793680">
          <w:marLeft w:val="480"/>
          <w:marRight w:val="0"/>
          <w:marTop w:val="0"/>
          <w:marBottom w:val="0"/>
          <w:divBdr>
            <w:top w:val="none" w:sz="0" w:space="0" w:color="auto"/>
            <w:left w:val="none" w:sz="0" w:space="0" w:color="auto"/>
            <w:bottom w:val="none" w:sz="0" w:space="0" w:color="auto"/>
            <w:right w:val="none" w:sz="0" w:space="0" w:color="auto"/>
          </w:divBdr>
        </w:div>
        <w:div w:id="1938950548">
          <w:marLeft w:val="480"/>
          <w:marRight w:val="0"/>
          <w:marTop w:val="0"/>
          <w:marBottom w:val="0"/>
          <w:divBdr>
            <w:top w:val="none" w:sz="0" w:space="0" w:color="auto"/>
            <w:left w:val="none" w:sz="0" w:space="0" w:color="auto"/>
            <w:bottom w:val="none" w:sz="0" w:space="0" w:color="auto"/>
            <w:right w:val="none" w:sz="0" w:space="0" w:color="auto"/>
          </w:divBdr>
        </w:div>
        <w:div w:id="169368163">
          <w:marLeft w:val="480"/>
          <w:marRight w:val="0"/>
          <w:marTop w:val="0"/>
          <w:marBottom w:val="0"/>
          <w:divBdr>
            <w:top w:val="none" w:sz="0" w:space="0" w:color="auto"/>
            <w:left w:val="none" w:sz="0" w:space="0" w:color="auto"/>
            <w:bottom w:val="none" w:sz="0" w:space="0" w:color="auto"/>
            <w:right w:val="none" w:sz="0" w:space="0" w:color="auto"/>
          </w:divBdr>
        </w:div>
        <w:div w:id="2015301424">
          <w:marLeft w:val="480"/>
          <w:marRight w:val="0"/>
          <w:marTop w:val="0"/>
          <w:marBottom w:val="0"/>
          <w:divBdr>
            <w:top w:val="none" w:sz="0" w:space="0" w:color="auto"/>
            <w:left w:val="none" w:sz="0" w:space="0" w:color="auto"/>
            <w:bottom w:val="none" w:sz="0" w:space="0" w:color="auto"/>
            <w:right w:val="none" w:sz="0" w:space="0" w:color="auto"/>
          </w:divBdr>
        </w:div>
        <w:div w:id="215746479">
          <w:marLeft w:val="480"/>
          <w:marRight w:val="0"/>
          <w:marTop w:val="0"/>
          <w:marBottom w:val="0"/>
          <w:divBdr>
            <w:top w:val="none" w:sz="0" w:space="0" w:color="auto"/>
            <w:left w:val="none" w:sz="0" w:space="0" w:color="auto"/>
            <w:bottom w:val="none" w:sz="0" w:space="0" w:color="auto"/>
            <w:right w:val="none" w:sz="0" w:space="0" w:color="auto"/>
          </w:divBdr>
        </w:div>
        <w:div w:id="880049875">
          <w:marLeft w:val="480"/>
          <w:marRight w:val="0"/>
          <w:marTop w:val="0"/>
          <w:marBottom w:val="0"/>
          <w:divBdr>
            <w:top w:val="none" w:sz="0" w:space="0" w:color="auto"/>
            <w:left w:val="none" w:sz="0" w:space="0" w:color="auto"/>
            <w:bottom w:val="none" w:sz="0" w:space="0" w:color="auto"/>
            <w:right w:val="none" w:sz="0" w:space="0" w:color="auto"/>
          </w:divBdr>
        </w:div>
      </w:divsChild>
    </w:div>
    <w:div w:id="1934626370">
      <w:bodyDiv w:val="1"/>
      <w:marLeft w:val="0"/>
      <w:marRight w:val="0"/>
      <w:marTop w:val="0"/>
      <w:marBottom w:val="0"/>
      <w:divBdr>
        <w:top w:val="none" w:sz="0" w:space="0" w:color="auto"/>
        <w:left w:val="none" w:sz="0" w:space="0" w:color="auto"/>
        <w:bottom w:val="none" w:sz="0" w:space="0" w:color="auto"/>
        <w:right w:val="none" w:sz="0" w:space="0" w:color="auto"/>
      </w:divBdr>
      <w:divsChild>
        <w:div w:id="174347336">
          <w:marLeft w:val="480"/>
          <w:marRight w:val="0"/>
          <w:marTop w:val="0"/>
          <w:marBottom w:val="0"/>
          <w:divBdr>
            <w:top w:val="none" w:sz="0" w:space="0" w:color="auto"/>
            <w:left w:val="none" w:sz="0" w:space="0" w:color="auto"/>
            <w:bottom w:val="none" w:sz="0" w:space="0" w:color="auto"/>
            <w:right w:val="none" w:sz="0" w:space="0" w:color="auto"/>
          </w:divBdr>
        </w:div>
        <w:div w:id="339814984">
          <w:marLeft w:val="480"/>
          <w:marRight w:val="0"/>
          <w:marTop w:val="0"/>
          <w:marBottom w:val="0"/>
          <w:divBdr>
            <w:top w:val="none" w:sz="0" w:space="0" w:color="auto"/>
            <w:left w:val="none" w:sz="0" w:space="0" w:color="auto"/>
            <w:bottom w:val="none" w:sz="0" w:space="0" w:color="auto"/>
            <w:right w:val="none" w:sz="0" w:space="0" w:color="auto"/>
          </w:divBdr>
        </w:div>
        <w:div w:id="1466658902">
          <w:marLeft w:val="480"/>
          <w:marRight w:val="0"/>
          <w:marTop w:val="0"/>
          <w:marBottom w:val="0"/>
          <w:divBdr>
            <w:top w:val="none" w:sz="0" w:space="0" w:color="auto"/>
            <w:left w:val="none" w:sz="0" w:space="0" w:color="auto"/>
            <w:bottom w:val="none" w:sz="0" w:space="0" w:color="auto"/>
            <w:right w:val="none" w:sz="0" w:space="0" w:color="auto"/>
          </w:divBdr>
        </w:div>
        <w:div w:id="1623881200">
          <w:marLeft w:val="480"/>
          <w:marRight w:val="0"/>
          <w:marTop w:val="0"/>
          <w:marBottom w:val="0"/>
          <w:divBdr>
            <w:top w:val="none" w:sz="0" w:space="0" w:color="auto"/>
            <w:left w:val="none" w:sz="0" w:space="0" w:color="auto"/>
            <w:bottom w:val="none" w:sz="0" w:space="0" w:color="auto"/>
            <w:right w:val="none" w:sz="0" w:space="0" w:color="auto"/>
          </w:divBdr>
        </w:div>
        <w:div w:id="1732732773">
          <w:marLeft w:val="480"/>
          <w:marRight w:val="0"/>
          <w:marTop w:val="0"/>
          <w:marBottom w:val="0"/>
          <w:divBdr>
            <w:top w:val="none" w:sz="0" w:space="0" w:color="auto"/>
            <w:left w:val="none" w:sz="0" w:space="0" w:color="auto"/>
            <w:bottom w:val="none" w:sz="0" w:space="0" w:color="auto"/>
            <w:right w:val="none" w:sz="0" w:space="0" w:color="auto"/>
          </w:divBdr>
        </w:div>
        <w:div w:id="1384714240">
          <w:marLeft w:val="480"/>
          <w:marRight w:val="0"/>
          <w:marTop w:val="0"/>
          <w:marBottom w:val="0"/>
          <w:divBdr>
            <w:top w:val="none" w:sz="0" w:space="0" w:color="auto"/>
            <w:left w:val="none" w:sz="0" w:space="0" w:color="auto"/>
            <w:bottom w:val="none" w:sz="0" w:space="0" w:color="auto"/>
            <w:right w:val="none" w:sz="0" w:space="0" w:color="auto"/>
          </w:divBdr>
        </w:div>
        <w:div w:id="1038892975">
          <w:marLeft w:val="480"/>
          <w:marRight w:val="0"/>
          <w:marTop w:val="0"/>
          <w:marBottom w:val="0"/>
          <w:divBdr>
            <w:top w:val="none" w:sz="0" w:space="0" w:color="auto"/>
            <w:left w:val="none" w:sz="0" w:space="0" w:color="auto"/>
            <w:bottom w:val="none" w:sz="0" w:space="0" w:color="auto"/>
            <w:right w:val="none" w:sz="0" w:space="0" w:color="auto"/>
          </w:divBdr>
        </w:div>
        <w:div w:id="1204750507">
          <w:marLeft w:val="480"/>
          <w:marRight w:val="0"/>
          <w:marTop w:val="0"/>
          <w:marBottom w:val="0"/>
          <w:divBdr>
            <w:top w:val="none" w:sz="0" w:space="0" w:color="auto"/>
            <w:left w:val="none" w:sz="0" w:space="0" w:color="auto"/>
            <w:bottom w:val="none" w:sz="0" w:space="0" w:color="auto"/>
            <w:right w:val="none" w:sz="0" w:space="0" w:color="auto"/>
          </w:divBdr>
        </w:div>
        <w:div w:id="1326515512">
          <w:marLeft w:val="480"/>
          <w:marRight w:val="0"/>
          <w:marTop w:val="0"/>
          <w:marBottom w:val="0"/>
          <w:divBdr>
            <w:top w:val="none" w:sz="0" w:space="0" w:color="auto"/>
            <w:left w:val="none" w:sz="0" w:space="0" w:color="auto"/>
            <w:bottom w:val="none" w:sz="0" w:space="0" w:color="auto"/>
            <w:right w:val="none" w:sz="0" w:space="0" w:color="auto"/>
          </w:divBdr>
        </w:div>
        <w:div w:id="653069081">
          <w:marLeft w:val="480"/>
          <w:marRight w:val="0"/>
          <w:marTop w:val="0"/>
          <w:marBottom w:val="0"/>
          <w:divBdr>
            <w:top w:val="none" w:sz="0" w:space="0" w:color="auto"/>
            <w:left w:val="none" w:sz="0" w:space="0" w:color="auto"/>
            <w:bottom w:val="none" w:sz="0" w:space="0" w:color="auto"/>
            <w:right w:val="none" w:sz="0" w:space="0" w:color="auto"/>
          </w:divBdr>
        </w:div>
        <w:div w:id="103233299">
          <w:marLeft w:val="480"/>
          <w:marRight w:val="0"/>
          <w:marTop w:val="0"/>
          <w:marBottom w:val="0"/>
          <w:divBdr>
            <w:top w:val="none" w:sz="0" w:space="0" w:color="auto"/>
            <w:left w:val="none" w:sz="0" w:space="0" w:color="auto"/>
            <w:bottom w:val="none" w:sz="0" w:space="0" w:color="auto"/>
            <w:right w:val="none" w:sz="0" w:space="0" w:color="auto"/>
          </w:divBdr>
        </w:div>
        <w:div w:id="900603103">
          <w:marLeft w:val="480"/>
          <w:marRight w:val="0"/>
          <w:marTop w:val="0"/>
          <w:marBottom w:val="0"/>
          <w:divBdr>
            <w:top w:val="none" w:sz="0" w:space="0" w:color="auto"/>
            <w:left w:val="none" w:sz="0" w:space="0" w:color="auto"/>
            <w:bottom w:val="none" w:sz="0" w:space="0" w:color="auto"/>
            <w:right w:val="none" w:sz="0" w:space="0" w:color="auto"/>
          </w:divBdr>
        </w:div>
        <w:div w:id="1113400129">
          <w:marLeft w:val="480"/>
          <w:marRight w:val="0"/>
          <w:marTop w:val="0"/>
          <w:marBottom w:val="0"/>
          <w:divBdr>
            <w:top w:val="none" w:sz="0" w:space="0" w:color="auto"/>
            <w:left w:val="none" w:sz="0" w:space="0" w:color="auto"/>
            <w:bottom w:val="none" w:sz="0" w:space="0" w:color="auto"/>
            <w:right w:val="none" w:sz="0" w:space="0" w:color="auto"/>
          </w:divBdr>
        </w:div>
        <w:div w:id="473180267">
          <w:marLeft w:val="480"/>
          <w:marRight w:val="0"/>
          <w:marTop w:val="0"/>
          <w:marBottom w:val="0"/>
          <w:divBdr>
            <w:top w:val="none" w:sz="0" w:space="0" w:color="auto"/>
            <w:left w:val="none" w:sz="0" w:space="0" w:color="auto"/>
            <w:bottom w:val="none" w:sz="0" w:space="0" w:color="auto"/>
            <w:right w:val="none" w:sz="0" w:space="0" w:color="auto"/>
          </w:divBdr>
        </w:div>
        <w:div w:id="1305817057">
          <w:marLeft w:val="480"/>
          <w:marRight w:val="0"/>
          <w:marTop w:val="0"/>
          <w:marBottom w:val="0"/>
          <w:divBdr>
            <w:top w:val="none" w:sz="0" w:space="0" w:color="auto"/>
            <w:left w:val="none" w:sz="0" w:space="0" w:color="auto"/>
            <w:bottom w:val="none" w:sz="0" w:space="0" w:color="auto"/>
            <w:right w:val="none" w:sz="0" w:space="0" w:color="auto"/>
          </w:divBdr>
        </w:div>
      </w:divsChild>
    </w:div>
    <w:div w:id="1957517949">
      <w:bodyDiv w:val="1"/>
      <w:marLeft w:val="0"/>
      <w:marRight w:val="0"/>
      <w:marTop w:val="0"/>
      <w:marBottom w:val="0"/>
      <w:divBdr>
        <w:top w:val="none" w:sz="0" w:space="0" w:color="auto"/>
        <w:left w:val="none" w:sz="0" w:space="0" w:color="auto"/>
        <w:bottom w:val="none" w:sz="0" w:space="0" w:color="auto"/>
        <w:right w:val="none" w:sz="0" w:space="0" w:color="auto"/>
      </w:divBdr>
    </w:div>
    <w:div w:id="1963994561">
      <w:bodyDiv w:val="1"/>
      <w:marLeft w:val="0"/>
      <w:marRight w:val="0"/>
      <w:marTop w:val="0"/>
      <w:marBottom w:val="0"/>
      <w:divBdr>
        <w:top w:val="none" w:sz="0" w:space="0" w:color="auto"/>
        <w:left w:val="none" w:sz="0" w:space="0" w:color="auto"/>
        <w:bottom w:val="none" w:sz="0" w:space="0" w:color="auto"/>
        <w:right w:val="none" w:sz="0" w:space="0" w:color="auto"/>
      </w:divBdr>
    </w:div>
    <w:div w:id="1986154066">
      <w:bodyDiv w:val="1"/>
      <w:marLeft w:val="0"/>
      <w:marRight w:val="0"/>
      <w:marTop w:val="0"/>
      <w:marBottom w:val="0"/>
      <w:divBdr>
        <w:top w:val="none" w:sz="0" w:space="0" w:color="auto"/>
        <w:left w:val="none" w:sz="0" w:space="0" w:color="auto"/>
        <w:bottom w:val="none" w:sz="0" w:space="0" w:color="auto"/>
        <w:right w:val="none" w:sz="0" w:space="0" w:color="auto"/>
      </w:divBdr>
      <w:divsChild>
        <w:div w:id="643894827">
          <w:marLeft w:val="480"/>
          <w:marRight w:val="0"/>
          <w:marTop w:val="0"/>
          <w:marBottom w:val="0"/>
          <w:divBdr>
            <w:top w:val="none" w:sz="0" w:space="0" w:color="auto"/>
            <w:left w:val="none" w:sz="0" w:space="0" w:color="auto"/>
            <w:bottom w:val="none" w:sz="0" w:space="0" w:color="auto"/>
            <w:right w:val="none" w:sz="0" w:space="0" w:color="auto"/>
          </w:divBdr>
        </w:div>
        <w:div w:id="1375620075">
          <w:marLeft w:val="480"/>
          <w:marRight w:val="0"/>
          <w:marTop w:val="0"/>
          <w:marBottom w:val="0"/>
          <w:divBdr>
            <w:top w:val="none" w:sz="0" w:space="0" w:color="auto"/>
            <w:left w:val="none" w:sz="0" w:space="0" w:color="auto"/>
            <w:bottom w:val="none" w:sz="0" w:space="0" w:color="auto"/>
            <w:right w:val="none" w:sz="0" w:space="0" w:color="auto"/>
          </w:divBdr>
        </w:div>
        <w:div w:id="44526487">
          <w:marLeft w:val="480"/>
          <w:marRight w:val="0"/>
          <w:marTop w:val="0"/>
          <w:marBottom w:val="0"/>
          <w:divBdr>
            <w:top w:val="none" w:sz="0" w:space="0" w:color="auto"/>
            <w:left w:val="none" w:sz="0" w:space="0" w:color="auto"/>
            <w:bottom w:val="none" w:sz="0" w:space="0" w:color="auto"/>
            <w:right w:val="none" w:sz="0" w:space="0" w:color="auto"/>
          </w:divBdr>
        </w:div>
        <w:div w:id="1113861429">
          <w:marLeft w:val="480"/>
          <w:marRight w:val="0"/>
          <w:marTop w:val="0"/>
          <w:marBottom w:val="0"/>
          <w:divBdr>
            <w:top w:val="none" w:sz="0" w:space="0" w:color="auto"/>
            <w:left w:val="none" w:sz="0" w:space="0" w:color="auto"/>
            <w:bottom w:val="none" w:sz="0" w:space="0" w:color="auto"/>
            <w:right w:val="none" w:sz="0" w:space="0" w:color="auto"/>
          </w:divBdr>
        </w:div>
        <w:div w:id="760836492">
          <w:marLeft w:val="480"/>
          <w:marRight w:val="0"/>
          <w:marTop w:val="0"/>
          <w:marBottom w:val="0"/>
          <w:divBdr>
            <w:top w:val="none" w:sz="0" w:space="0" w:color="auto"/>
            <w:left w:val="none" w:sz="0" w:space="0" w:color="auto"/>
            <w:bottom w:val="none" w:sz="0" w:space="0" w:color="auto"/>
            <w:right w:val="none" w:sz="0" w:space="0" w:color="auto"/>
          </w:divBdr>
        </w:div>
        <w:div w:id="868878307">
          <w:marLeft w:val="480"/>
          <w:marRight w:val="0"/>
          <w:marTop w:val="0"/>
          <w:marBottom w:val="0"/>
          <w:divBdr>
            <w:top w:val="none" w:sz="0" w:space="0" w:color="auto"/>
            <w:left w:val="none" w:sz="0" w:space="0" w:color="auto"/>
            <w:bottom w:val="none" w:sz="0" w:space="0" w:color="auto"/>
            <w:right w:val="none" w:sz="0" w:space="0" w:color="auto"/>
          </w:divBdr>
        </w:div>
        <w:div w:id="554318116">
          <w:marLeft w:val="480"/>
          <w:marRight w:val="0"/>
          <w:marTop w:val="0"/>
          <w:marBottom w:val="0"/>
          <w:divBdr>
            <w:top w:val="none" w:sz="0" w:space="0" w:color="auto"/>
            <w:left w:val="none" w:sz="0" w:space="0" w:color="auto"/>
            <w:bottom w:val="none" w:sz="0" w:space="0" w:color="auto"/>
            <w:right w:val="none" w:sz="0" w:space="0" w:color="auto"/>
          </w:divBdr>
        </w:div>
        <w:div w:id="575746031">
          <w:marLeft w:val="480"/>
          <w:marRight w:val="0"/>
          <w:marTop w:val="0"/>
          <w:marBottom w:val="0"/>
          <w:divBdr>
            <w:top w:val="none" w:sz="0" w:space="0" w:color="auto"/>
            <w:left w:val="none" w:sz="0" w:space="0" w:color="auto"/>
            <w:bottom w:val="none" w:sz="0" w:space="0" w:color="auto"/>
            <w:right w:val="none" w:sz="0" w:space="0" w:color="auto"/>
          </w:divBdr>
        </w:div>
        <w:div w:id="680550804">
          <w:marLeft w:val="480"/>
          <w:marRight w:val="0"/>
          <w:marTop w:val="0"/>
          <w:marBottom w:val="0"/>
          <w:divBdr>
            <w:top w:val="none" w:sz="0" w:space="0" w:color="auto"/>
            <w:left w:val="none" w:sz="0" w:space="0" w:color="auto"/>
            <w:bottom w:val="none" w:sz="0" w:space="0" w:color="auto"/>
            <w:right w:val="none" w:sz="0" w:space="0" w:color="auto"/>
          </w:divBdr>
        </w:div>
      </w:divsChild>
    </w:div>
    <w:div w:id="2005014976">
      <w:bodyDiv w:val="1"/>
      <w:marLeft w:val="0"/>
      <w:marRight w:val="0"/>
      <w:marTop w:val="0"/>
      <w:marBottom w:val="0"/>
      <w:divBdr>
        <w:top w:val="none" w:sz="0" w:space="0" w:color="auto"/>
        <w:left w:val="none" w:sz="0" w:space="0" w:color="auto"/>
        <w:bottom w:val="none" w:sz="0" w:space="0" w:color="auto"/>
        <w:right w:val="none" w:sz="0" w:space="0" w:color="auto"/>
      </w:divBdr>
      <w:divsChild>
        <w:div w:id="2139251292">
          <w:marLeft w:val="480"/>
          <w:marRight w:val="0"/>
          <w:marTop w:val="0"/>
          <w:marBottom w:val="0"/>
          <w:divBdr>
            <w:top w:val="none" w:sz="0" w:space="0" w:color="auto"/>
            <w:left w:val="none" w:sz="0" w:space="0" w:color="auto"/>
            <w:bottom w:val="none" w:sz="0" w:space="0" w:color="auto"/>
            <w:right w:val="none" w:sz="0" w:space="0" w:color="auto"/>
          </w:divBdr>
        </w:div>
        <w:div w:id="2077968836">
          <w:marLeft w:val="480"/>
          <w:marRight w:val="0"/>
          <w:marTop w:val="0"/>
          <w:marBottom w:val="0"/>
          <w:divBdr>
            <w:top w:val="none" w:sz="0" w:space="0" w:color="auto"/>
            <w:left w:val="none" w:sz="0" w:space="0" w:color="auto"/>
            <w:bottom w:val="none" w:sz="0" w:space="0" w:color="auto"/>
            <w:right w:val="none" w:sz="0" w:space="0" w:color="auto"/>
          </w:divBdr>
        </w:div>
        <w:div w:id="1876430706">
          <w:marLeft w:val="480"/>
          <w:marRight w:val="0"/>
          <w:marTop w:val="0"/>
          <w:marBottom w:val="0"/>
          <w:divBdr>
            <w:top w:val="none" w:sz="0" w:space="0" w:color="auto"/>
            <w:left w:val="none" w:sz="0" w:space="0" w:color="auto"/>
            <w:bottom w:val="none" w:sz="0" w:space="0" w:color="auto"/>
            <w:right w:val="none" w:sz="0" w:space="0" w:color="auto"/>
          </w:divBdr>
        </w:div>
        <w:div w:id="141048611">
          <w:marLeft w:val="480"/>
          <w:marRight w:val="0"/>
          <w:marTop w:val="0"/>
          <w:marBottom w:val="0"/>
          <w:divBdr>
            <w:top w:val="none" w:sz="0" w:space="0" w:color="auto"/>
            <w:left w:val="none" w:sz="0" w:space="0" w:color="auto"/>
            <w:bottom w:val="none" w:sz="0" w:space="0" w:color="auto"/>
            <w:right w:val="none" w:sz="0" w:space="0" w:color="auto"/>
          </w:divBdr>
        </w:div>
        <w:div w:id="1373000742">
          <w:marLeft w:val="480"/>
          <w:marRight w:val="0"/>
          <w:marTop w:val="0"/>
          <w:marBottom w:val="0"/>
          <w:divBdr>
            <w:top w:val="none" w:sz="0" w:space="0" w:color="auto"/>
            <w:left w:val="none" w:sz="0" w:space="0" w:color="auto"/>
            <w:bottom w:val="none" w:sz="0" w:space="0" w:color="auto"/>
            <w:right w:val="none" w:sz="0" w:space="0" w:color="auto"/>
          </w:divBdr>
        </w:div>
        <w:div w:id="497620139">
          <w:marLeft w:val="480"/>
          <w:marRight w:val="0"/>
          <w:marTop w:val="0"/>
          <w:marBottom w:val="0"/>
          <w:divBdr>
            <w:top w:val="none" w:sz="0" w:space="0" w:color="auto"/>
            <w:left w:val="none" w:sz="0" w:space="0" w:color="auto"/>
            <w:bottom w:val="none" w:sz="0" w:space="0" w:color="auto"/>
            <w:right w:val="none" w:sz="0" w:space="0" w:color="auto"/>
          </w:divBdr>
        </w:div>
        <w:div w:id="1833830357">
          <w:marLeft w:val="480"/>
          <w:marRight w:val="0"/>
          <w:marTop w:val="0"/>
          <w:marBottom w:val="0"/>
          <w:divBdr>
            <w:top w:val="none" w:sz="0" w:space="0" w:color="auto"/>
            <w:left w:val="none" w:sz="0" w:space="0" w:color="auto"/>
            <w:bottom w:val="none" w:sz="0" w:space="0" w:color="auto"/>
            <w:right w:val="none" w:sz="0" w:space="0" w:color="auto"/>
          </w:divBdr>
        </w:div>
        <w:div w:id="254484305">
          <w:marLeft w:val="480"/>
          <w:marRight w:val="0"/>
          <w:marTop w:val="0"/>
          <w:marBottom w:val="0"/>
          <w:divBdr>
            <w:top w:val="none" w:sz="0" w:space="0" w:color="auto"/>
            <w:left w:val="none" w:sz="0" w:space="0" w:color="auto"/>
            <w:bottom w:val="none" w:sz="0" w:space="0" w:color="auto"/>
            <w:right w:val="none" w:sz="0" w:space="0" w:color="auto"/>
          </w:divBdr>
        </w:div>
        <w:div w:id="350882002">
          <w:marLeft w:val="480"/>
          <w:marRight w:val="0"/>
          <w:marTop w:val="0"/>
          <w:marBottom w:val="0"/>
          <w:divBdr>
            <w:top w:val="none" w:sz="0" w:space="0" w:color="auto"/>
            <w:left w:val="none" w:sz="0" w:space="0" w:color="auto"/>
            <w:bottom w:val="none" w:sz="0" w:space="0" w:color="auto"/>
            <w:right w:val="none" w:sz="0" w:space="0" w:color="auto"/>
          </w:divBdr>
        </w:div>
        <w:div w:id="1194878262">
          <w:marLeft w:val="480"/>
          <w:marRight w:val="0"/>
          <w:marTop w:val="0"/>
          <w:marBottom w:val="0"/>
          <w:divBdr>
            <w:top w:val="none" w:sz="0" w:space="0" w:color="auto"/>
            <w:left w:val="none" w:sz="0" w:space="0" w:color="auto"/>
            <w:bottom w:val="none" w:sz="0" w:space="0" w:color="auto"/>
            <w:right w:val="none" w:sz="0" w:space="0" w:color="auto"/>
          </w:divBdr>
        </w:div>
        <w:div w:id="218979450">
          <w:marLeft w:val="480"/>
          <w:marRight w:val="0"/>
          <w:marTop w:val="0"/>
          <w:marBottom w:val="0"/>
          <w:divBdr>
            <w:top w:val="none" w:sz="0" w:space="0" w:color="auto"/>
            <w:left w:val="none" w:sz="0" w:space="0" w:color="auto"/>
            <w:bottom w:val="none" w:sz="0" w:space="0" w:color="auto"/>
            <w:right w:val="none" w:sz="0" w:space="0" w:color="auto"/>
          </w:divBdr>
        </w:div>
        <w:div w:id="1468544249">
          <w:marLeft w:val="480"/>
          <w:marRight w:val="0"/>
          <w:marTop w:val="0"/>
          <w:marBottom w:val="0"/>
          <w:divBdr>
            <w:top w:val="none" w:sz="0" w:space="0" w:color="auto"/>
            <w:left w:val="none" w:sz="0" w:space="0" w:color="auto"/>
            <w:bottom w:val="none" w:sz="0" w:space="0" w:color="auto"/>
            <w:right w:val="none" w:sz="0" w:space="0" w:color="auto"/>
          </w:divBdr>
        </w:div>
        <w:div w:id="226306084">
          <w:marLeft w:val="480"/>
          <w:marRight w:val="0"/>
          <w:marTop w:val="0"/>
          <w:marBottom w:val="0"/>
          <w:divBdr>
            <w:top w:val="none" w:sz="0" w:space="0" w:color="auto"/>
            <w:left w:val="none" w:sz="0" w:space="0" w:color="auto"/>
            <w:bottom w:val="none" w:sz="0" w:space="0" w:color="auto"/>
            <w:right w:val="none" w:sz="0" w:space="0" w:color="auto"/>
          </w:divBdr>
        </w:div>
        <w:div w:id="998464340">
          <w:marLeft w:val="480"/>
          <w:marRight w:val="0"/>
          <w:marTop w:val="0"/>
          <w:marBottom w:val="0"/>
          <w:divBdr>
            <w:top w:val="none" w:sz="0" w:space="0" w:color="auto"/>
            <w:left w:val="none" w:sz="0" w:space="0" w:color="auto"/>
            <w:bottom w:val="none" w:sz="0" w:space="0" w:color="auto"/>
            <w:right w:val="none" w:sz="0" w:space="0" w:color="auto"/>
          </w:divBdr>
        </w:div>
      </w:divsChild>
    </w:div>
    <w:div w:id="2035954548">
      <w:bodyDiv w:val="1"/>
      <w:marLeft w:val="0"/>
      <w:marRight w:val="0"/>
      <w:marTop w:val="0"/>
      <w:marBottom w:val="0"/>
      <w:divBdr>
        <w:top w:val="none" w:sz="0" w:space="0" w:color="auto"/>
        <w:left w:val="none" w:sz="0" w:space="0" w:color="auto"/>
        <w:bottom w:val="none" w:sz="0" w:space="0" w:color="auto"/>
        <w:right w:val="none" w:sz="0" w:space="0" w:color="auto"/>
      </w:divBdr>
      <w:divsChild>
        <w:div w:id="1540624128">
          <w:marLeft w:val="480"/>
          <w:marRight w:val="0"/>
          <w:marTop w:val="0"/>
          <w:marBottom w:val="0"/>
          <w:divBdr>
            <w:top w:val="none" w:sz="0" w:space="0" w:color="auto"/>
            <w:left w:val="none" w:sz="0" w:space="0" w:color="auto"/>
            <w:bottom w:val="none" w:sz="0" w:space="0" w:color="auto"/>
            <w:right w:val="none" w:sz="0" w:space="0" w:color="auto"/>
          </w:divBdr>
        </w:div>
        <w:div w:id="1322269092">
          <w:marLeft w:val="480"/>
          <w:marRight w:val="0"/>
          <w:marTop w:val="0"/>
          <w:marBottom w:val="0"/>
          <w:divBdr>
            <w:top w:val="none" w:sz="0" w:space="0" w:color="auto"/>
            <w:left w:val="none" w:sz="0" w:space="0" w:color="auto"/>
            <w:bottom w:val="none" w:sz="0" w:space="0" w:color="auto"/>
            <w:right w:val="none" w:sz="0" w:space="0" w:color="auto"/>
          </w:divBdr>
        </w:div>
        <w:div w:id="1697004934">
          <w:marLeft w:val="480"/>
          <w:marRight w:val="0"/>
          <w:marTop w:val="0"/>
          <w:marBottom w:val="0"/>
          <w:divBdr>
            <w:top w:val="none" w:sz="0" w:space="0" w:color="auto"/>
            <w:left w:val="none" w:sz="0" w:space="0" w:color="auto"/>
            <w:bottom w:val="none" w:sz="0" w:space="0" w:color="auto"/>
            <w:right w:val="none" w:sz="0" w:space="0" w:color="auto"/>
          </w:divBdr>
        </w:div>
        <w:div w:id="1368095444">
          <w:marLeft w:val="480"/>
          <w:marRight w:val="0"/>
          <w:marTop w:val="0"/>
          <w:marBottom w:val="0"/>
          <w:divBdr>
            <w:top w:val="none" w:sz="0" w:space="0" w:color="auto"/>
            <w:left w:val="none" w:sz="0" w:space="0" w:color="auto"/>
            <w:bottom w:val="none" w:sz="0" w:space="0" w:color="auto"/>
            <w:right w:val="none" w:sz="0" w:space="0" w:color="auto"/>
          </w:divBdr>
        </w:div>
        <w:div w:id="1821337971">
          <w:marLeft w:val="480"/>
          <w:marRight w:val="0"/>
          <w:marTop w:val="0"/>
          <w:marBottom w:val="0"/>
          <w:divBdr>
            <w:top w:val="none" w:sz="0" w:space="0" w:color="auto"/>
            <w:left w:val="none" w:sz="0" w:space="0" w:color="auto"/>
            <w:bottom w:val="none" w:sz="0" w:space="0" w:color="auto"/>
            <w:right w:val="none" w:sz="0" w:space="0" w:color="auto"/>
          </w:divBdr>
        </w:div>
      </w:divsChild>
    </w:div>
    <w:div w:id="2051414905">
      <w:bodyDiv w:val="1"/>
      <w:marLeft w:val="0"/>
      <w:marRight w:val="0"/>
      <w:marTop w:val="0"/>
      <w:marBottom w:val="0"/>
      <w:divBdr>
        <w:top w:val="none" w:sz="0" w:space="0" w:color="auto"/>
        <w:left w:val="none" w:sz="0" w:space="0" w:color="auto"/>
        <w:bottom w:val="none" w:sz="0" w:space="0" w:color="auto"/>
        <w:right w:val="none" w:sz="0" w:space="0" w:color="auto"/>
      </w:divBdr>
      <w:divsChild>
        <w:div w:id="1157725481">
          <w:marLeft w:val="480"/>
          <w:marRight w:val="0"/>
          <w:marTop w:val="0"/>
          <w:marBottom w:val="0"/>
          <w:divBdr>
            <w:top w:val="none" w:sz="0" w:space="0" w:color="auto"/>
            <w:left w:val="none" w:sz="0" w:space="0" w:color="auto"/>
            <w:bottom w:val="none" w:sz="0" w:space="0" w:color="auto"/>
            <w:right w:val="none" w:sz="0" w:space="0" w:color="auto"/>
          </w:divBdr>
        </w:div>
        <w:div w:id="170486610">
          <w:marLeft w:val="480"/>
          <w:marRight w:val="0"/>
          <w:marTop w:val="0"/>
          <w:marBottom w:val="0"/>
          <w:divBdr>
            <w:top w:val="none" w:sz="0" w:space="0" w:color="auto"/>
            <w:left w:val="none" w:sz="0" w:space="0" w:color="auto"/>
            <w:bottom w:val="none" w:sz="0" w:space="0" w:color="auto"/>
            <w:right w:val="none" w:sz="0" w:space="0" w:color="auto"/>
          </w:divBdr>
        </w:div>
        <w:div w:id="1722437189">
          <w:marLeft w:val="480"/>
          <w:marRight w:val="0"/>
          <w:marTop w:val="0"/>
          <w:marBottom w:val="0"/>
          <w:divBdr>
            <w:top w:val="none" w:sz="0" w:space="0" w:color="auto"/>
            <w:left w:val="none" w:sz="0" w:space="0" w:color="auto"/>
            <w:bottom w:val="none" w:sz="0" w:space="0" w:color="auto"/>
            <w:right w:val="none" w:sz="0" w:space="0" w:color="auto"/>
          </w:divBdr>
        </w:div>
        <w:div w:id="483818761">
          <w:marLeft w:val="480"/>
          <w:marRight w:val="0"/>
          <w:marTop w:val="0"/>
          <w:marBottom w:val="0"/>
          <w:divBdr>
            <w:top w:val="none" w:sz="0" w:space="0" w:color="auto"/>
            <w:left w:val="none" w:sz="0" w:space="0" w:color="auto"/>
            <w:bottom w:val="none" w:sz="0" w:space="0" w:color="auto"/>
            <w:right w:val="none" w:sz="0" w:space="0" w:color="auto"/>
          </w:divBdr>
        </w:div>
        <w:div w:id="190728452">
          <w:marLeft w:val="480"/>
          <w:marRight w:val="0"/>
          <w:marTop w:val="0"/>
          <w:marBottom w:val="0"/>
          <w:divBdr>
            <w:top w:val="none" w:sz="0" w:space="0" w:color="auto"/>
            <w:left w:val="none" w:sz="0" w:space="0" w:color="auto"/>
            <w:bottom w:val="none" w:sz="0" w:space="0" w:color="auto"/>
            <w:right w:val="none" w:sz="0" w:space="0" w:color="auto"/>
          </w:divBdr>
        </w:div>
        <w:div w:id="1108890517">
          <w:marLeft w:val="480"/>
          <w:marRight w:val="0"/>
          <w:marTop w:val="0"/>
          <w:marBottom w:val="0"/>
          <w:divBdr>
            <w:top w:val="none" w:sz="0" w:space="0" w:color="auto"/>
            <w:left w:val="none" w:sz="0" w:space="0" w:color="auto"/>
            <w:bottom w:val="none" w:sz="0" w:space="0" w:color="auto"/>
            <w:right w:val="none" w:sz="0" w:space="0" w:color="auto"/>
          </w:divBdr>
        </w:div>
        <w:div w:id="692147771">
          <w:marLeft w:val="480"/>
          <w:marRight w:val="0"/>
          <w:marTop w:val="0"/>
          <w:marBottom w:val="0"/>
          <w:divBdr>
            <w:top w:val="none" w:sz="0" w:space="0" w:color="auto"/>
            <w:left w:val="none" w:sz="0" w:space="0" w:color="auto"/>
            <w:bottom w:val="none" w:sz="0" w:space="0" w:color="auto"/>
            <w:right w:val="none" w:sz="0" w:space="0" w:color="auto"/>
          </w:divBdr>
        </w:div>
        <w:div w:id="1712683912">
          <w:marLeft w:val="480"/>
          <w:marRight w:val="0"/>
          <w:marTop w:val="0"/>
          <w:marBottom w:val="0"/>
          <w:divBdr>
            <w:top w:val="none" w:sz="0" w:space="0" w:color="auto"/>
            <w:left w:val="none" w:sz="0" w:space="0" w:color="auto"/>
            <w:bottom w:val="none" w:sz="0" w:space="0" w:color="auto"/>
            <w:right w:val="none" w:sz="0" w:space="0" w:color="auto"/>
          </w:divBdr>
        </w:div>
        <w:div w:id="1496411543">
          <w:marLeft w:val="480"/>
          <w:marRight w:val="0"/>
          <w:marTop w:val="0"/>
          <w:marBottom w:val="0"/>
          <w:divBdr>
            <w:top w:val="none" w:sz="0" w:space="0" w:color="auto"/>
            <w:left w:val="none" w:sz="0" w:space="0" w:color="auto"/>
            <w:bottom w:val="none" w:sz="0" w:space="0" w:color="auto"/>
            <w:right w:val="none" w:sz="0" w:space="0" w:color="auto"/>
          </w:divBdr>
        </w:div>
      </w:divsChild>
    </w:div>
    <w:div w:id="2057310495">
      <w:bodyDiv w:val="1"/>
      <w:marLeft w:val="0"/>
      <w:marRight w:val="0"/>
      <w:marTop w:val="0"/>
      <w:marBottom w:val="0"/>
      <w:divBdr>
        <w:top w:val="none" w:sz="0" w:space="0" w:color="auto"/>
        <w:left w:val="none" w:sz="0" w:space="0" w:color="auto"/>
        <w:bottom w:val="none" w:sz="0" w:space="0" w:color="auto"/>
        <w:right w:val="none" w:sz="0" w:space="0" w:color="auto"/>
      </w:divBdr>
    </w:div>
    <w:div w:id="2065788796">
      <w:bodyDiv w:val="1"/>
      <w:marLeft w:val="0"/>
      <w:marRight w:val="0"/>
      <w:marTop w:val="0"/>
      <w:marBottom w:val="0"/>
      <w:divBdr>
        <w:top w:val="none" w:sz="0" w:space="0" w:color="auto"/>
        <w:left w:val="none" w:sz="0" w:space="0" w:color="auto"/>
        <w:bottom w:val="none" w:sz="0" w:space="0" w:color="auto"/>
        <w:right w:val="none" w:sz="0" w:space="0" w:color="auto"/>
      </w:divBdr>
      <w:divsChild>
        <w:div w:id="1464730078">
          <w:marLeft w:val="480"/>
          <w:marRight w:val="0"/>
          <w:marTop w:val="0"/>
          <w:marBottom w:val="0"/>
          <w:divBdr>
            <w:top w:val="none" w:sz="0" w:space="0" w:color="auto"/>
            <w:left w:val="none" w:sz="0" w:space="0" w:color="auto"/>
            <w:bottom w:val="none" w:sz="0" w:space="0" w:color="auto"/>
            <w:right w:val="none" w:sz="0" w:space="0" w:color="auto"/>
          </w:divBdr>
        </w:div>
        <w:div w:id="1525359502">
          <w:marLeft w:val="480"/>
          <w:marRight w:val="0"/>
          <w:marTop w:val="0"/>
          <w:marBottom w:val="0"/>
          <w:divBdr>
            <w:top w:val="none" w:sz="0" w:space="0" w:color="auto"/>
            <w:left w:val="none" w:sz="0" w:space="0" w:color="auto"/>
            <w:bottom w:val="none" w:sz="0" w:space="0" w:color="auto"/>
            <w:right w:val="none" w:sz="0" w:space="0" w:color="auto"/>
          </w:divBdr>
        </w:div>
        <w:div w:id="165219423">
          <w:marLeft w:val="480"/>
          <w:marRight w:val="0"/>
          <w:marTop w:val="0"/>
          <w:marBottom w:val="0"/>
          <w:divBdr>
            <w:top w:val="none" w:sz="0" w:space="0" w:color="auto"/>
            <w:left w:val="none" w:sz="0" w:space="0" w:color="auto"/>
            <w:bottom w:val="none" w:sz="0" w:space="0" w:color="auto"/>
            <w:right w:val="none" w:sz="0" w:space="0" w:color="auto"/>
          </w:divBdr>
        </w:div>
        <w:div w:id="150369500">
          <w:marLeft w:val="480"/>
          <w:marRight w:val="0"/>
          <w:marTop w:val="0"/>
          <w:marBottom w:val="0"/>
          <w:divBdr>
            <w:top w:val="none" w:sz="0" w:space="0" w:color="auto"/>
            <w:left w:val="none" w:sz="0" w:space="0" w:color="auto"/>
            <w:bottom w:val="none" w:sz="0" w:space="0" w:color="auto"/>
            <w:right w:val="none" w:sz="0" w:space="0" w:color="auto"/>
          </w:divBdr>
        </w:div>
        <w:div w:id="999238774">
          <w:marLeft w:val="480"/>
          <w:marRight w:val="0"/>
          <w:marTop w:val="0"/>
          <w:marBottom w:val="0"/>
          <w:divBdr>
            <w:top w:val="none" w:sz="0" w:space="0" w:color="auto"/>
            <w:left w:val="none" w:sz="0" w:space="0" w:color="auto"/>
            <w:bottom w:val="none" w:sz="0" w:space="0" w:color="auto"/>
            <w:right w:val="none" w:sz="0" w:space="0" w:color="auto"/>
          </w:divBdr>
        </w:div>
        <w:div w:id="844900858">
          <w:marLeft w:val="480"/>
          <w:marRight w:val="0"/>
          <w:marTop w:val="0"/>
          <w:marBottom w:val="0"/>
          <w:divBdr>
            <w:top w:val="none" w:sz="0" w:space="0" w:color="auto"/>
            <w:left w:val="none" w:sz="0" w:space="0" w:color="auto"/>
            <w:bottom w:val="none" w:sz="0" w:space="0" w:color="auto"/>
            <w:right w:val="none" w:sz="0" w:space="0" w:color="auto"/>
          </w:divBdr>
        </w:div>
        <w:div w:id="757555806">
          <w:marLeft w:val="480"/>
          <w:marRight w:val="0"/>
          <w:marTop w:val="0"/>
          <w:marBottom w:val="0"/>
          <w:divBdr>
            <w:top w:val="none" w:sz="0" w:space="0" w:color="auto"/>
            <w:left w:val="none" w:sz="0" w:space="0" w:color="auto"/>
            <w:bottom w:val="none" w:sz="0" w:space="0" w:color="auto"/>
            <w:right w:val="none" w:sz="0" w:space="0" w:color="auto"/>
          </w:divBdr>
        </w:div>
        <w:div w:id="115217260">
          <w:marLeft w:val="480"/>
          <w:marRight w:val="0"/>
          <w:marTop w:val="0"/>
          <w:marBottom w:val="0"/>
          <w:divBdr>
            <w:top w:val="none" w:sz="0" w:space="0" w:color="auto"/>
            <w:left w:val="none" w:sz="0" w:space="0" w:color="auto"/>
            <w:bottom w:val="none" w:sz="0" w:space="0" w:color="auto"/>
            <w:right w:val="none" w:sz="0" w:space="0" w:color="auto"/>
          </w:divBdr>
        </w:div>
        <w:div w:id="86855561">
          <w:marLeft w:val="480"/>
          <w:marRight w:val="0"/>
          <w:marTop w:val="0"/>
          <w:marBottom w:val="0"/>
          <w:divBdr>
            <w:top w:val="none" w:sz="0" w:space="0" w:color="auto"/>
            <w:left w:val="none" w:sz="0" w:space="0" w:color="auto"/>
            <w:bottom w:val="none" w:sz="0" w:space="0" w:color="auto"/>
            <w:right w:val="none" w:sz="0" w:space="0" w:color="auto"/>
          </w:divBdr>
        </w:div>
        <w:div w:id="402723081">
          <w:marLeft w:val="480"/>
          <w:marRight w:val="0"/>
          <w:marTop w:val="0"/>
          <w:marBottom w:val="0"/>
          <w:divBdr>
            <w:top w:val="none" w:sz="0" w:space="0" w:color="auto"/>
            <w:left w:val="none" w:sz="0" w:space="0" w:color="auto"/>
            <w:bottom w:val="none" w:sz="0" w:space="0" w:color="auto"/>
            <w:right w:val="none" w:sz="0" w:space="0" w:color="auto"/>
          </w:divBdr>
        </w:div>
      </w:divsChild>
    </w:div>
    <w:div w:id="2077777569">
      <w:bodyDiv w:val="1"/>
      <w:marLeft w:val="0"/>
      <w:marRight w:val="0"/>
      <w:marTop w:val="0"/>
      <w:marBottom w:val="0"/>
      <w:divBdr>
        <w:top w:val="none" w:sz="0" w:space="0" w:color="auto"/>
        <w:left w:val="none" w:sz="0" w:space="0" w:color="auto"/>
        <w:bottom w:val="none" w:sz="0" w:space="0" w:color="auto"/>
        <w:right w:val="none" w:sz="0" w:space="0" w:color="auto"/>
      </w:divBdr>
      <w:divsChild>
        <w:div w:id="274950463">
          <w:marLeft w:val="480"/>
          <w:marRight w:val="0"/>
          <w:marTop w:val="0"/>
          <w:marBottom w:val="0"/>
          <w:divBdr>
            <w:top w:val="none" w:sz="0" w:space="0" w:color="auto"/>
            <w:left w:val="none" w:sz="0" w:space="0" w:color="auto"/>
            <w:bottom w:val="none" w:sz="0" w:space="0" w:color="auto"/>
            <w:right w:val="none" w:sz="0" w:space="0" w:color="auto"/>
          </w:divBdr>
        </w:div>
        <w:div w:id="1338457123">
          <w:marLeft w:val="480"/>
          <w:marRight w:val="0"/>
          <w:marTop w:val="0"/>
          <w:marBottom w:val="0"/>
          <w:divBdr>
            <w:top w:val="none" w:sz="0" w:space="0" w:color="auto"/>
            <w:left w:val="none" w:sz="0" w:space="0" w:color="auto"/>
            <w:bottom w:val="none" w:sz="0" w:space="0" w:color="auto"/>
            <w:right w:val="none" w:sz="0" w:space="0" w:color="auto"/>
          </w:divBdr>
        </w:div>
        <w:div w:id="1360350237">
          <w:marLeft w:val="480"/>
          <w:marRight w:val="0"/>
          <w:marTop w:val="0"/>
          <w:marBottom w:val="0"/>
          <w:divBdr>
            <w:top w:val="none" w:sz="0" w:space="0" w:color="auto"/>
            <w:left w:val="none" w:sz="0" w:space="0" w:color="auto"/>
            <w:bottom w:val="none" w:sz="0" w:space="0" w:color="auto"/>
            <w:right w:val="none" w:sz="0" w:space="0" w:color="auto"/>
          </w:divBdr>
        </w:div>
        <w:div w:id="1594976388">
          <w:marLeft w:val="480"/>
          <w:marRight w:val="0"/>
          <w:marTop w:val="0"/>
          <w:marBottom w:val="0"/>
          <w:divBdr>
            <w:top w:val="none" w:sz="0" w:space="0" w:color="auto"/>
            <w:left w:val="none" w:sz="0" w:space="0" w:color="auto"/>
            <w:bottom w:val="none" w:sz="0" w:space="0" w:color="auto"/>
            <w:right w:val="none" w:sz="0" w:space="0" w:color="auto"/>
          </w:divBdr>
        </w:div>
        <w:div w:id="145097978">
          <w:marLeft w:val="480"/>
          <w:marRight w:val="0"/>
          <w:marTop w:val="0"/>
          <w:marBottom w:val="0"/>
          <w:divBdr>
            <w:top w:val="none" w:sz="0" w:space="0" w:color="auto"/>
            <w:left w:val="none" w:sz="0" w:space="0" w:color="auto"/>
            <w:bottom w:val="none" w:sz="0" w:space="0" w:color="auto"/>
            <w:right w:val="none" w:sz="0" w:space="0" w:color="auto"/>
          </w:divBdr>
        </w:div>
        <w:div w:id="98987595">
          <w:marLeft w:val="480"/>
          <w:marRight w:val="0"/>
          <w:marTop w:val="0"/>
          <w:marBottom w:val="0"/>
          <w:divBdr>
            <w:top w:val="none" w:sz="0" w:space="0" w:color="auto"/>
            <w:left w:val="none" w:sz="0" w:space="0" w:color="auto"/>
            <w:bottom w:val="none" w:sz="0" w:space="0" w:color="auto"/>
            <w:right w:val="none" w:sz="0" w:space="0" w:color="auto"/>
          </w:divBdr>
        </w:div>
        <w:div w:id="1526209882">
          <w:marLeft w:val="480"/>
          <w:marRight w:val="0"/>
          <w:marTop w:val="0"/>
          <w:marBottom w:val="0"/>
          <w:divBdr>
            <w:top w:val="none" w:sz="0" w:space="0" w:color="auto"/>
            <w:left w:val="none" w:sz="0" w:space="0" w:color="auto"/>
            <w:bottom w:val="none" w:sz="0" w:space="0" w:color="auto"/>
            <w:right w:val="none" w:sz="0" w:space="0" w:color="auto"/>
          </w:divBdr>
        </w:div>
        <w:div w:id="1482576225">
          <w:marLeft w:val="480"/>
          <w:marRight w:val="0"/>
          <w:marTop w:val="0"/>
          <w:marBottom w:val="0"/>
          <w:divBdr>
            <w:top w:val="none" w:sz="0" w:space="0" w:color="auto"/>
            <w:left w:val="none" w:sz="0" w:space="0" w:color="auto"/>
            <w:bottom w:val="none" w:sz="0" w:space="0" w:color="auto"/>
            <w:right w:val="none" w:sz="0" w:space="0" w:color="auto"/>
          </w:divBdr>
        </w:div>
        <w:div w:id="1889755296">
          <w:marLeft w:val="480"/>
          <w:marRight w:val="0"/>
          <w:marTop w:val="0"/>
          <w:marBottom w:val="0"/>
          <w:divBdr>
            <w:top w:val="none" w:sz="0" w:space="0" w:color="auto"/>
            <w:left w:val="none" w:sz="0" w:space="0" w:color="auto"/>
            <w:bottom w:val="none" w:sz="0" w:space="0" w:color="auto"/>
            <w:right w:val="none" w:sz="0" w:space="0" w:color="auto"/>
          </w:divBdr>
        </w:div>
        <w:div w:id="1140346095">
          <w:marLeft w:val="480"/>
          <w:marRight w:val="0"/>
          <w:marTop w:val="0"/>
          <w:marBottom w:val="0"/>
          <w:divBdr>
            <w:top w:val="none" w:sz="0" w:space="0" w:color="auto"/>
            <w:left w:val="none" w:sz="0" w:space="0" w:color="auto"/>
            <w:bottom w:val="none" w:sz="0" w:space="0" w:color="auto"/>
            <w:right w:val="none" w:sz="0" w:space="0" w:color="auto"/>
          </w:divBdr>
        </w:div>
        <w:div w:id="1718242601">
          <w:marLeft w:val="480"/>
          <w:marRight w:val="0"/>
          <w:marTop w:val="0"/>
          <w:marBottom w:val="0"/>
          <w:divBdr>
            <w:top w:val="none" w:sz="0" w:space="0" w:color="auto"/>
            <w:left w:val="none" w:sz="0" w:space="0" w:color="auto"/>
            <w:bottom w:val="none" w:sz="0" w:space="0" w:color="auto"/>
            <w:right w:val="none" w:sz="0" w:space="0" w:color="auto"/>
          </w:divBdr>
        </w:div>
        <w:div w:id="753673789">
          <w:marLeft w:val="480"/>
          <w:marRight w:val="0"/>
          <w:marTop w:val="0"/>
          <w:marBottom w:val="0"/>
          <w:divBdr>
            <w:top w:val="none" w:sz="0" w:space="0" w:color="auto"/>
            <w:left w:val="none" w:sz="0" w:space="0" w:color="auto"/>
            <w:bottom w:val="none" w:sz="0" w:space="0" w:color="auto"/>
            <w:right w:val="none" w:sz="0" w:space="0" w:color="auto"/>
          </w:divBdr>
        </w:div>
        <w:div w:id="2007047738">
          <w:marLeft w:val="480"/>
          <w:marRight w:val="0"/>
          <w:marTop w:val="0"/>
          <w:marBottom w:val="0"/>
          <w:divBdr>
            <w:top w:val="none" w:sz="0" w:space="0" w:color="auto"/>
            <w:left w:val="none" w:sz="0" w:space="0" w:color="auto"/>
            <w:bottom w:val="none" w:sz="0" w:space="0" w:color="auto"/>
            <w:right w:val="none" w:sz="0" w:space="0" w:color="auto"/>
          </w:divBdr>
        </w:div>
        <w:div w:id="1926109402">
          <w:marLeft w:val="480"/>
          <w:marRight w:val="0"/>
          <w:marTop w:val="0"/>
          <w:marBottom w:val="0"/>
          <w:divBdr>
            <w:top w:val="none" w:sz="0" w:space="0" w:color="auto"/>
            <w:left w:val="none" w:sz="0" w:space="0" w:color="auto"/>
            <w:bottom w:val="none" w:sz="0" w:space="0" w:color="auto"/>
            <w:right w:val="none" w:sz="0" w:space="0" w:color="auto"/>
          </w:divBdr>
        </w:div>
        <w:div w:id="71243105">
          <w:marLeft w:val="480"/>
          <w:marRight w:val="0"/>
          <w:marTop w:val="0"/>
          <w:marBottom w:val="0"/>
          <w:divBdr>
            <w:top w:val="none" w:sz="0" w:space="0" w:color="auto"/>
            <w:left w:val="none" w:sz="0" w:space="0" w:color="auto"/>
            <w:bottom w:val="none" w:sz="0" w:space="0" w:color="auto"/>
            <w:right w:val="none" w:sz="0" w:space="0" w:color="auto"/>
          </w:divBdr>
        </w:div>
        <w:div w:id="575213819">
          <w:marLeft w:val="480"/>
          <w:marRight w:val="0"/>
          <w:marTop w:val="0"/>
          <w:marBottom w:val="0"/>
          <w:divBdr>
            <w:top w:val="none" w:sz="0" w:space="0" w:color="auto"/>
            <w:left w:val="none" w:sz="0" w:space="0" w:color="auto"/>
            <w:bottom w:val="none" w:sz="0" w:space="0" w:color="auto"/>
            <w:right w:val="none" w:sz="0" w:space="0" w:color="auto"/>
          </w:divBdr>
        </w:div>
        <w:div w:id="671490172">
          <w:marLeft w:val="480"/>
          <w:marRight w:val="0"/>
          <w:marTop w:val="0"/>
          <w:marBottom w:val="0"/>
          <w:divBdr>
            <w:top w:val="none" w:sz="0" w:space="0" w:color="auto"/>
            <w:left w:val="none" w:sz="0" w:space="0" w:color="auto"/>
            <w:bottom w:val="none" w:sz="0" w:space="0" w:color="auto"/>
            <w:right w:val="none" w:sz="0" w:space="0" w:color="auto"/>
          </w:divBdr>
        </w:div>
        <w:div w:id="364910706">
          <w:marLeft w:val="480"/>
          <w:marRight w:val="0"/>
          <w:marTop w:val="0"/>
          <w:marBottom w:val="0"/>
          <w:divBdr>
            <w:top w:val="none" w:sz="0" w:space="0" w:color="auto"/>
            <w:left w:val="none" w:sz="0" w:space="0" w:color="auto"/>
            <w:bottom w:val="none" w:sz="0" w:space="0" w:color="auto"/>
            <w:right w:val="none" w:sz="0" w:space="0" w:color="auto"/>
          </w:divBdr>
        </w:div>
        <w:div w:id="1714034396">
          <w:marLeft w:val="480"/>
          <w:marRight w:val="0"/>
          <w:marTop w:val="0"/>
          <w:marBottom w:val="0"/>
          <w:divBdr>
            <w:top w:val="none" w:sz="0" w:space="0" w:color="auto"/>
            <w:left w:val="none" w:sz="0" w:space="0" w:color="auto"/>
            <w:bottom w:val="none" w:sz="0" w:space="0" w:color="auto"/>
            <w:right w:val="none" w:sz="0" w:space="0" w:color="auto"/>
          </w:divBdr>
        </w:div>
        <w:div w:id="2104111140">
          <w:marLeft w:val="480"/>
          <w:marRight w:val="0"/>
          <w:marTop w:val="0"/>
          <w:marBottom w:val="0"/>
          <w:divBdr>
            <w:top w:val="none" w:sz="0" w:space="0" w:color="auto"/>
            <w:left w:val="none" w:sz="0" w:space="0" w:color="auto"/>
            <w:bottom w:val="none" w:sz="0" w:space="0" w:color="auto"/>
            <w:right w:val="none" w:sz="0" w:space="0" w:color="auto"/>
          </w:divBdr>
        </w:div>
        <w:div w:id="347879326">
          <w:marLeft w:val="480"/>
          <w:marRight w:val="0"/>
          <w:marTop w:val="0"/>
          <w:marBottom w:val="0"/>
          <w:divBdr>
            <w:top w:val="none" w:sz="0" w:space="0" w:color="auto"/>
            <w:left w:val="none" w:sz="0" w:space="0" w:color="auto"/>
            <w:bottom w:val="none" w:sz="0" w:space="0" w:color="auto"/>
            <w:right w:val="none" w:sz="0" w:space="0" w:color="auto"/>
          </w:divBdr>
        </w:div>
      </w:divsChild>
    </w:div>
    <w:div w:id="2087803333">
      <w:bodyDiv w:val="1"/>
      <w:marLeft w:val="0"/>
      <w:marRight w:val="0"/>
      <w:marTop w:val="0"/>
      <w:marBottom w:val="0"/>
      <w:divBdr>
        <w:top w:val="none" w:sz="0" w:space="0" w:color="auto"/>
        <w:left w:val="none" w:sz="0" w:space="0" w:color="auto"/>
        <w:bottom w:val="none" w:sz="0" w:space="0" w:color="auto"/>
        <w:right w:val="none" w:sz="0" w:space="0" w:color="auto"/>
      </w:divBdr>
    </w:div>
    <w:div w:id="2088334724">
      <w:bodyDiv w:val="1"/>
      <w:marLeft w:val="0"/>
      <w:marRight w:val="0"/>
      <w:marTop w:val="0"/>
      <w:marBottom w:val="0"/>
      <w:divBdr>
        <w:top w:val="none" w:sz="0" w:space="0" w:color="auto"/>
        <w:left w:val="none" w:sz="0" w:space="0" w:color="auto"/>
        <w:bottom w:val="none" w:sz="0" w:space="0" w:color="auto"/>
        <w:right w:val="none" w:sz="0" w:space="0" w:color="auto"/>
      </w:divBdr>
      <w:divsChild>
        <w:div w:id="474760814">
          <w:marLeft w:val="480"/>
          <w:marRight w:val="0"/>
          <w:marTop w:val="0"/>
          <w:marBottom w:val="0"/>
          <w:divBdr>
            <w:top w:val="none" w:sz="0" w:space="0" w:color="auto"/>
            <w:left w:val="none" w:sz="0" w:space="0" w:color="auto"/>
            <w:bottom w:val="none" w:sz="0" w:space="0" w:color="auto"/>
            <w:right w:val="none" w:sz="0" w:space="0" w:color="auto"/>
          </w:divBdr>
        </w:div>
        <w:div w:id="981884007">
          <w:marLeft w:val="480"/>
          <w:marRight w:val="0"/>
          <w:marTop w:val="0"/>
          <w:marBottom w:val="0"/>
          <w:divBdr>
            <w:top w:val="none" w:sz="0" w:space="0" w:color="auto"/>
            <w:left w:val="none" w:sz="0" w:space="0" w:color="auto"/>
            <w:bottom w:val="none" w:sz="0" w:space="0" w:color="auto"/>
            <w:right w:val="none" w:sz="0" w:space="0" w:color="auto"/>
          </w:divBdr>
        </w:div>
        <w:div w:id="1046950269">
          <w:marLeft w:val="480"/>
          <w:marRight w:val="0"/>
          <w:marTop w:val="0"/>
          <w:marBottom w:val="0"/>
          <w:divBdr>
            <w:top w:val="none" w:sz="0" w:space="0" w:color="auto"/>
            <w:left w:val="none" w:sz="0" w:space="0" w:color="auto"/>
            <w:bottom w:val="none" w:sz="0" w:space="0" w:color="auto"/>
            <w:right w:val="none" w:sz="0" w:space="0" w:color="auto"/>
          </w:divBdr>
        </w:div>
        <w:div w:id="567687299">
          <w:marLeft w:val="480"/>
          <w:marRight w:val="0"/>
          <w:marTop w:val="0"/>
          <w:marBottom w:val="0"/>
          <w:divBdr>
            <w:top w:val="none" w:sz="0" w:space="0" w:color="auto"/>
            <w:left w:val="none" w:sz="0" w:space="0" w:color="auto"/>
            <w:bottom w:val="none" w:sz="0" w:space="0" w:color="auto"/>
            <w:right w:val="none" w:sz="0" w:space="0" w:color="auto"/>
          </w:divBdr>
        </w:div>
        <w:div w:id="395202766">
          <w:marLeft w:val="480"/>
          <w:marRight w:val="0"/>
          <w:marTop w:val="0"/>
          <w:marBottom w:val="0"/>
          <w:divBdr>
            <w:top w:val="none" w:sz="0" w:space="0" w:color="auto"/>
            <w:left w:val="none" w:sz="0" w:space="0" w:color="auto"/>
            <w:bottom w:val="none" w:sz="0" w:space="0" w:color="auto"/>
            <w:right w:val="none" w:sz="0" w:space="0" w:color="auto"/>
          </w:divBdr>
        </w:div>
        <w:div w:id="1600992513">
          <w:marLeft w:val="480"/>
          <w:marRight w:val="0"/>
          <w:marTop w:val="0"/>
          <w:marBottom w:val="0"/>
          <w:divBdr>
            <w:top w:val="none" w:sz="0" w:space="0" w:color="auto"/>
            <w:left w:val="none" w:sz="0" w:space="0" w:color="auto"/>
            <w:bottom w:val="none" w:sz="0" w:space="0" w:color="auto"/>
            <w:right w:val="none" w:sz="0" w:space="0" w:color="auto"/>
          </w:divBdr>
        </w:div>
        <w:div w:id="1773816765">
          <w:marLeft w:val="480"/>
          <w:marRight w:val="0"/>
          <w:marTop w:val="0"/>
          <w:marBottom w:val="0"/>
          <w:divBdr>
            <w:top w:val="none" w:sz="0" w:space="0" w:color="auto"/>
            <w:left w:val="none" w:sz="0" w:space="0" w:color="auto"/>
            <w:bottom w:val="none" w:sz="0" w:space="0" w:color="auto"/>
            <w:right w:val="none" w:sz="0" w:space="0" w:color="auto"/>
          </w:divBdr>
        </w:div>
        <w:div w:id="309408880">
          <w:marLeft w:val="480"/>
          <w:marRight w:val="0"/>
          <w:marTop w:val="0"/>
          <w:marBottom w:val="0"/>
          <w:divBdr>
            <w:top w:val="none" w:sz="0" w:space="0" w:color="auto"/>
            <w:left w:val="none" w:sz="0" w:space="0" w:color="auto"/>
            <w:bottom w:val="none" w:sz="0" w:space="0" w:color="auto"/>
            <w:right w:val="none" w:sz="0" w:space="0" w:color="auto"/>
          </w:divBdr>
        </w:div>
        <w:div w:id="732780378">
          <w:marLeft w:val="480"/>
          <w:marRight w:val="0"/>
          <w:marTop w:val="0"/>
          <w:marBottom w:val="0"/>
          <w:divBdr>
            <w:top w:val="none" w:sz="0" w:space="0" w:color="auto"/>
            <w:left w:val="none" w:sz="0" w:space="0" w:color="auto"/>
            <w:bottom w:val="none" w:sz="0" w:space="0" w:color="auto"/>
            <w:right w:val="none" w:sz="0" w:space="0" w:color="auto"/>
          </w:divBdr>
        </w:div>
        <w:div w:id="1934121837">
          <w:marLeft w:val="480"/>
          <w:marRight w:val="0"/>
          <w:marTop w:val="0"/>
          <w:marBottom w:val="0"/>
          <w:divBdr>
            <w:top w:val="none" w:sz="0" w:space="0" w:color="auto"/>
            <w:left w:val="none" w:sz="0" w:space="0" w:color="auto"/>
            <w:bottom w:val="none" w:sz="0" w:space="0" w:color="auto"/>
            <w:right w:val="none" w:sz="0" w:space="0" w:color="auto"/>
          </w:divBdr>
        </w:div>
        <w:div w:id="1950121382">
          <w:marLeft w:val="480"/>
          <w:marRight w:val="0"/>
          <w:marTop w:val="0"/>
          <w:marBottom w:val="0"/>
          <w:divBdr>
            <w:top w:val="none" w:sz="0" w:space="0" w:color="auto"/>
            <w:left w:val="none" w:sz="0" w:space="0" w:color="auto"/>
            <w:bottom w:val="none" w:sz="0" w:space="0" w:color="auto"/>
            <w:right w:val="none" w:sz="0" w:space="0" w:color="auto"/>
          </w:divBdr>
        </w:div>
        <w:div w:id="2069911965">
          <w:marLeft w:val="480"/>
          <w:marRight w:val="0"/>
          <w:marTop w:val="0"/>
          <w:marBottom w:val="0"/>
          <w:divBdr>
            <w:top w:val="none" w:sz="0" w:space="0" w:color="auto"/>
            <w:left w:val="none" w:sz="0" w:space="0" w:color="auto"/>
            <w:bottom w:val="none" w:sz="0" w:space="0" w:color="auto"/>
            <w:right w:val="none" w:sz="0" w:space="0" w:color="auto"/>
          </w:divBdr>
        </w:div>
        <w:div w:id="1266113470">
          <w:marLeft w:val="480"/>
          <w:marRight w:val="0"/>
          <w:marTop w:val="0"/>
          <w:marBottom w:val="0"/>
          <w:divBdr>
            <w:top w:val="none" w:sz="0" w:space="0" w:color="auto"/>
            <w:left w:val="none" w:sz="0" w:space="0" w:color="auto"/>
            <w:bottom w:val="none" w:sz="0" w:space="0" w:color="auto"/>
            <w:right w:val="none" w:sz="0" w:space="0" w:color="auto"/>
          </w:divBdr>
        </w:div>
        <w:div w:id="1710494116">
          <w:marLeft w:val="480"/>
          <w:marRight w:val="0"/>
          <w:marTop w:val="0"/>
          <w:marBottom w:val="0"/>
          <w:divBdr>
            <w:top w:val="none" w:sz="0" w:space="0" w:color="auto"/>
            <w:left w:val="none" w:sz="0" w:space="0" w:color="auto"/>
            <w:bottom w:val="none" w:sz="0" w:space="0" w:color="auto"/>
            <w:right w:val="none" w:sz="0" w:space="0" w:color="auto"/>
          </w:divBdr>
        </w:div>
        <w:div w:id="1286307621">
          <w:marLeft w:val="480"/>
          <w:marRight w:val="0"/>
          <w:marTop w:val="0"/>
          <w:marBottom w:val="0"/>
          <w:divBdr>
            <w:top w:val="none" w:sz="0" w:space="0" w:color="auto"/>
            <w:left w:val="none" w:sz="0" w:space="0" w:color="auto"/>
            <w:bottom w:val="none" w:sz="0" w:space="0" w:color="auto"/>
            <w:right w:val="none" w:sz="0" w:space="0" w:color="auto"/>
          </w:divBdr>
        </w:div>
      </w:divsChild>
    </w:div>
    <w:div w:id="2111119846">
      <w:bodyDiv w:val="1"/>
      <w:marLeft w:val="0"/>
      <w:marRight w:val="0"/>
      <w:marTop w:val="0"/>
      <w:marBottom w:val="0"/>
      <w:divBdr>
        <w:top w:val="none" w:sz="0" w:space="0" w:color="auto"/>
        <w:left w:val="none" w:sz="0" w:space="0" w:color="auto"/>
        <w:bottom w:val="none" w:sz="0" w:space="0" w:color="auto"/>
        <w:right w:val="none" w:sz="0" w:space="0" w:color="auto"/>
      </w:divBdr>
      <w:divsChild>
        <w:div w:id="924262073">
          <w:marLeft w:val="480"/>
          <w:marRight w:val="0"/>
          <w:marTop w:val="0"/>
          <w:marBottom w:val="0"/>
          <w:divBdr>
            <w:top w:val="none" w:sz="0" w:space="0" w:color="auto"/>
            <w:left w:val="none" w:sz="0" w:space="0" w:color="auto"/>
            <w:bottom w:val="none" w:sz="0" w:space="0" w:color="auto"/>
            <w:right w:val="none" w:sz="0" w:space="0" w:color="auto"/>
          </w:divBdr>
        </w:div>
        <w:div w:id="612441113">
          <w:marLeft w:val="480"/>
          <w:marRight w:val="0"/>
          <w:marTop w:val="0"/>
          <w:marBottom w:val="0"/>
          <w:divBdr>
            <w:top w:val="none" w:sz="0" w:space="0" w:color="auto"/>
            <w:left w:val="none" w:sz="0" w:space="0" w:color="auto"/>
            <w:bottom w:val="none" w:sz="0" w:space="0" w:color="auto"/>
            <w:right w:val="none" w:sz="0" w:space="0" w:color="auto"/>
          </w:divBdr>
        </w:div>
        <w:div w:id="2080901379">
          <w:marLeft w:val="480"/>
          <w:marRight w:val="0"/>
          <w:marTop w:val="0"/>
          <w:marBottom w:val="0"/>
          <w:divBdr>
            <w:top w:val="none" w:sz="0" w:space="0" w:color="auto"/>
            <w:left w:val="none" w:sz="0" w:space="0" w:color="auto"/>
            <w:bottom w:val="none" w:sz="0" w:space="0" w:color="auto"/>
            <w:right w:val="none" w:sz="0" w:space="0" w:color="auto"/>
          </w:divBdr>
        </w:div>
        <w:div w:id="1887792818">
          <w:marLeft w:val="480"/>
          <w:marRight w:val="0"/>
          <w:marTop w:val="0"/>
          <w:marBottom w:val="0"/>
          <w:divBdr>
            <w:top w:val="none" w:sz="0" w:space="0" w:color="auto"/>
            <w:left w:val="none" w:sz="0" w:space="0" w:color="auto"/>
            <w:bottom w:val="none" w:sz="0" w:space="0" w:color="auto"/>
            <w:right w:val="none" w:sz="0" w:space="0" w:color="auto"/>
          </w:divBdr>
        </w:div>
        <w:div w:id="1053623433">
          <w:marLeft w:val="480"/>
          <w:marRight w:val="0"/>
          <w:marTop w:val="0"/>
          <w:marBottom w:val="0"/>
          <w:divBdr>
            <w:top w:val="none" w:sz="0" w:space="0" w:color="auto"/>
            <w:left w:val="none" w:sz="0" w:space="0" w:color="auto"/>
            <w:bottom w:val="none" w:sz="0" w:space="0" w:color="auto"/>
            <w:right w:val="none" w:sz="0" w:space="0" w:color="auto"/>
          </w:divBdr>
        </w:div>
        <w:div w:id="1550259435">
          <w:marLeft w:val="480"/>
          <w:marRight w:val="0"/>
          <w:marTop w:val="0"/>
          <w:marBottom w:val="0"/>
          <w:divBdr>
            <w:top w:val="none" w:sz="0" w:space="0" w:color="auto"/>
            <w:left w:val="none" w:sz="0" w:space="0" w:color="auto"/>
            <w:bottom w:val="none" w:sz="0" w:space="0" w:color="auto"/>
            <w:right w:val="none" w:sz="0" w:space="0" w:color="auto"/>
          </w:divBdr>
        </w:div>
        <w:div w:id="1343052167">
          <w:marLeft w:val="480"/>
          <w:marRight w:val="0"/>
          <w:marTop w:val="0"/>
          <w:marBottom w:val="0"/>
          <w:divBdr>
            <w:top w:val="none" w:sz="0" w:space="0" w:color="auto"/>
            <w:left w:val="none" w:sz="0" w:space="0" w:color="auto"/>
            <w:bottom w:val="none" w:sz="0" w:space="0" w:color="auto"/>
            <w:right w:val="none" w:sz="0" w:space="0" w:color="auto"/>
          </w:divBdr>
        </w:div>
        <w:div w:id="1593320763">
          <w:marLeft w:val="480"/>
          <w:marRight w:val="0"/>
          <w:marTop w:val="0"/>
          <w:marBottom w:val="0"/>
          <w:divBdr>
            <w:top w:val="none" w:sz="0" w:space="0" w:color="auto"/>
            <w:left w:val="none" w:sz="0" w:space="0" w:color="auto"/>
            <w:bottom w:val="none" w:sz="0" w:space="0" w:color="auto"/>
            <w:right w:val="none" w:sz="0" w:space="0" w:color="auto"/>
          </w:divBdr>
        </w:div>
        <w:div w:id="220556481">
          <w:marLeft w:val="480"/>
          <w:marRight w:val="0"/>
          <w:marTop w:val="0"/>
          <w:marBottom w:val="0"/>
          <w:divBdr>
            <w:top w:val="none" w:sz="0" w:space="0" w:color="auto"/>
            <w:left w:val="none" w:sz="0" w:space="0" w:color="auto"/>
            <w:bottom w:val="none" w:sz="0" w:space="0" w:color="auto"/>
            <w:right w:val="none" w:sz="0" w:space="0" w:color="auto"/>
          </w:divBdr>
        </w:div>
        <w:div w:id="1440687051">
          <w:marLeft w:val="480"/>
          <w:marRight w:val="0"/>
          <w:marTop w:val="0"/>
          <w:marBottom w:val="0"/>
          <w:divBdr>
            <w:top w:val="none" w:sz="0" w:space="0" w:color="auto"/>
            <w:left w:val="none" w:sz="0" w:space="0" w:color="auto"/>
            <w:bottom w:val="none" w:sz="0" w:space="0" w:color="auto"/>
            <w:right w:val="none" w:sz="0" w:space="0" w:color="auto"/>
          </w:divBdr>
        </w:div>
        <w:div w:id="696270440">
          <w:marLeft w:val="480"/>
          <w:marRight w:val="0"/>
          <w:marTop w:val="0"/>
          <w:marBottom w:val="0"/>
          <w:divBdr>
            <w:top w:val="none" w:sz="0" w:space="0" w:color="auto"/>
            <w:left w:val="none" w:sz="0" w:space="0" w:color="auto"/>
            <w:bottom w:val="none" w:sz="0" w:space="0" w:color="auto"/>
            <w:right w:val="none" w:sz="0" w:space="0" w:color="auto"/>
          </w:divBdr>
        </w:div>
        <w:div w:id="652879821">
          <w:marLeft w:val="480"/>
          <w:marRight w:val="0"/>
          <w:marTop w:val="0"/>
          <w:marBottom w:val="0"/>
          <w:divBdr>
            <w:top w:val="none" w:sz="0" w:space="0" w:color="auto"/>
            <w:left w:val="none" w:sz="0" w:space="0" w:color="auto"/>
            <w:bottom w:val="none" w:sz="0" w:space="0" w:color="auto"/>
            <w:right w:val="none" w:sz="0" w:space="0" w:color="auto"/>
          </w:divBdr>
        </w:div>
      </w:divsChild>
    </w:div>
    <w:div w:id="2114519465">
      <w:bodyDiv w:val="1"/>
      <w:marLeft w:val="0"/>
      <w:marRight w:val="0"/>
      <w:marTop w:val="0"/>
      <w:marBottom w:val="0"/>
      <w:divBdr>
        <w:top w:val="none" w:sz="0" w:space="0" w:color="auto"/>
        <w:left w:val="none" w:sz="0" w:space="0" w:color="auto"/>
        <w:bottom w:val="none" w:sz="0" w:space="0" w:color="auto"/>
        <w:right w:val="none" w:sz="0" w:space="0" w:color="auto"/>
      </w:divBdr>
      <w:divsChild>
        <w:div w:id="1275821329">
          <w:marLeft w:val="480"/>
          <w:marRight w:val="0"/>
          <w:marTop w:val="0"/>
          <w:marBottom w:val="0"/>
          <w:divBdr>
            <w:top w:val="none" w:sz="0" w:space="0" w:color="auto"/>
            <w:left w:val="none" w:sz="0" w:space="0" w:color="auto"/>
            <w:bottom w:val="none" w:sz="0" w:space="0" w:color="auto"/>
            <w:right w:val="none" w:sz="0" w:space="0" w:color="auto"/>
          </w:divBdr>
        </w:div>
        <w:div w:id="1811441289">
          <w:marLeft w:val="480"/>
          <w:marRight w:val="0"/>
          <w:marTop w:val="0"/>
          <w:marBottom w:val="0"/>
          <w:divBdr>
            <w:top w:val="none" w:sz="0" w:space="0" w:color="auto"/>
            <w:left w:val="none" w:sz="0" w:space="0" w:color="auto"/>
            <w:bottom w:val="none" w:sz="0" w:space="0" w:color="auto"/>
            <w:right w:val="none" w:sz="0" w:space="0" w:color="auto"/>
          </w:divBdr>
        </w:div>
        <w:div w:id="304547171">
          <w:marLeft w:val="480"/>
          <w:marRight w:val="0"/>
          <w:marTop w:val="0"/>
          <w:marBottom w:val="0"/>
          <w:divBdr>
            <w:top w:val="none" w:sz="0" w:space="0" w:color="auto"/>
            <w:left w:val="none" w:sz="0" w:space="0" w:color="auto"/>
            <w:bottom w:val="none" w:sz="0" w:space="0" w:color="auto"/>
            <w:right w:val="none" w:sz="0" w:space="0" w:color="auto"/>
          </w:divBdr>
        </w:div>
        <w:div w:id="925383507">
          <w:marLeft w:val="480"/>
          <w:marRight w:val="0"/>
          <w:marTop w:val="0"/>
          <w:marBottom w:val="0"/>
          <w:divBdr>
            <w:top w:val="none" w:sz="0" w:space="0" w:color="auto"/>
            <w:left w:val="none" w:sz="0" w:space="0" w:color="auto"/>
            <w:bottom w:val="none" w:sz="0" w:space="0" w:color="auto"/>
            <w:right w:val="none" w:sz="0" w:space="0" w:color="auto"/>
          </w:divBdr>
        </w:div>
        <w:div w:id="985544979">
          <w:marLeft w:val="480"/>
          <w:marRight w:val="0"/>
          <w:marTop w:val="0"/>
          <w:marBottom w:val="0"/>
          <w:divBdr>
            <w:top w:val="none" w:sz="0" w:space="0" w:color="auto"/>
            <w:left w:val="none" w:sz="0" w:space="0" w:color="auto"/>
            <w:bottom w:val="none" w:sz="0" w:space="0" w:color="auto"/>
            <w:right w:val="none" w:sz="0" w:space="0" w:color="auto"/>
          </w:divBdr>
        </w:div>
        <w:div w:id="832375027">
          <w:marLeft w:val="480"/>
          <w:marRight w:val="0"/>
          <w:marTop w:val="0"/>
          <w:marBottom w:val="0"/>
          <w:divBdr>
            <w:top w:val="none" w:sz="0" w:space="0" w:color="auto"/>
            <w:left w:val="none" w:sz="0" w:space="0" w:color="auto"/>
            <w:bottom w:val="none" w:sz="0" w:space="0" w:color="auto"/>
            <w:right w:val="none" w:sz="0" w:space="0" w:color="auto"/>
          </w:divBdr>
        </w:div>
        <w:div w:id="1592662759">
          <w:marLeft w:val="480"/>
          <w:marRight w:val="0"/>
          <w:marTop w:val="0"/>
          <w:marBottom w:val="0"/>
          <w:divBdr>
            <w:top w:val="none" w:sz="0" w:space="0" w:color="auto"/>
            <w:left w:val="none" w:sz="0" w:space="0" w:color="auto"/>
            <w:bottom w:val="none" w:sz="0" w:space="0" w:color="auto"/>
            <w:right w:val="none" w:sz="0" w:space="0" w:color="auto"/>
          </w:divBdr>
        </w:div>
        <w:div w:id="1668706416">
          <w:marLeft w:val="480"/>
          <w:marRight w:val="0"/>
          <w:marTop w:val="0"/>
          <w:marBottom w:val="0"/>
          <w:divBdr>
            <w:top w:val="none" w:sz="0" w:space="0" w:color="auto"/>
            <w:left w:val="none" w:sz="0" w:space="0" w:color="auto"/>
            <w:bottom w:val="none" w:sz="0" w:space="0" w:color="auto"/>
            <w:right w:val="none" w:sz="0" w:space="0" w:color="auto"/>
          </w:divBdr>
        </w:div>
        <w:div w:id="1567186012">
          <w:marLeft w:val="480"/>
          <w:marRight w:val="0"/>
          <w:marTop w:val="0"/>
          <w:marBottom w:val="0"/>
          <w:divBdr>
            <w:top w:val="none" w:sz="0" w:space="0" w:color="auto"/>
            <w:left w:val="none" w:sz="0" w:space="0" w:color="auto"/>
            <w:bottom w:val="none" w:sz="0" w:space="0" w:color="auto"/>
            <w:right w:val="none" w:sz="0" w:space="0" w:color="auto"/>
          </w:divBdr>
        </w:div>
        <w:div w:id="792289023">
          <w:marLeft w:val="480"/>
          <w:marRight w:val="0"/>
          <w:marTop w:val="0"/>
          <w:marBottom w:val="0"/>
          <w:divBdr>
            <w:top w:val="none" w:sz="0" w:space="0" w:color="auto"/>
            <w:left w:val="none" w:sz="0" w:space="0" w:color="auto"/>
            <w:bottom w:val="none" w:sz="0" w:space="0" w:color="auto"/>
            <w:right w:val="none" w:sz="0" w:space="0" w:color="auto"/>
          </w:divBdr>
        </w:div>
        <w:div w:id="921185709">
          <w:marLeft w:val="480"/>
          <w:marRight w:val="0"/>
          <w:marTop w:val="0"/>
          <w:marBottom w:val="0"/>
          <w:divBdr>
            <w:top w:val="none" w:sz="0" w:space="0" w:color="auto"/>
            <w:left w:val="none" w:sz="0" w:space="0" w:color="auto"/>
            <w:bottom w:val="none" w:sz="0" w:space="0" w:color="auto"/>
            <w:right w:val="none" w:sz="0" w:space="0" w:color="auto"/>
          </w:divBdr>
        </w:div>
        <w:div w:id="1957712263">
          <w:marLeft w:val="480"/>
          <w:marRight w:val="0"/>
          <w:marTop w:val="0"/>
          <w:marBottom w:val="0"/>
          <w:divBdr>
            <w:top w:val="none" w:sz="0" w:space="0" w:color="auto"/>
            <w:left w:val="none" w:sz="0" w:space="0" w:color="auto"/>
            <w:bottom w:val="none" w:sz="0" w:space="0" w:color="auto"/>
            <w:right w:val="none" w:sz="0" w:space="0" w:color="auto"/>
          </w:divBdr>
        </w:div>
        <w:div w:id="1202936075">
          <w:marLeft w:val="480"/>
          <w:marRight w:val="0"/>
          <w:marTop w:val="0"/>
          <w:marBottom w:val="0"/>
          <w:divBdr>
            <w:top w:val="none" w:sz="0" w:space="0" w:color="auto"/>
            <w:left w:val="none" w:sz="0" w:space="0" w:color="auto"/>
            <w:bottom w:val="none" w:sz="0" w:space="0" w:color="auto"/>
            <w:right w:val="none" w:sz="0" w:space="0" w:color="auto"/>
          </w:divBdr>
        </w:div>
        <w:div w:id="703409012">
          <w:marLeft w:val="480"/>
          <w:marRight w:val="0"/>
          <w:marTop w:val="0"/>
          <w:marBottom w:val="0"/>
          <w:divBdr>
            <w:top w:val="none" w:sz="0" w:space="0" w:color="auto"/>
            <w:left w:val="none" w:sz="0" w:space="0" w:color="auto"/>
            <w:bottom w:val="none" w:sz="0" w:space="0" w:color="auto"/>
            <w:right w:val="none" w:sz="0" w:space="0" w:color="auto"/>
          </w:divBdr>
        </w:div>
        <w:div w:id="488206484">
          <w:marLeft w:val="480"/>
          <w:marRight w:val="0"/>
          <w:marTop w:val="0"/>
          <w:marBottom w:val="0"/>
          <w:divBdr>
            <w:top w:val="none" w:sz="0" w:space="0" w:color="auto"/>
            <w:left w:val="none" w:sz="0" w:space="0" w:color="auto"/>
            <w:bottom w:val="none" w:sz="0" w:space="0" w:color="auto"/>
            <w:right w:val="none" w:sz="0" w:space="0" w:color="auto"/>
          </w:divBdr>
        </w:div>
        <w:div w:id="1125931150">
          <w:marLeft w:val="480"/>
          <w:marRight w:val="0"/>
          <w:marTop w:val="0"/>
          <w:marBottom w:val="0"/>
          <w:divBdr>
            <w:top w:val="none" w:sz="0" w:space="0" w:color="auto"/>
            <w:left w:val="none" w:sz="0" w:space="0" w:color="auto"/>
            <w:bottom w:val="none" w:sz="0" w:space="0" w:color="auto"/>
            <w:right w:val="none" w:sz="0" w:space="0" w:color="auto"/>
          </w:divBdr>
        </w:div>
        <w:div w:id="579287945">
          <w:marLeft w:val="480"/>
          <w:marRight w:val="0"/>
          <w:marTop w:val="0"/>
          <w:marBottom w:val="0"/>
          <w:divBdr>
            <w:top w:val="none" w:sz="0" w:space="0" w:color="auto"/>
            <w:left w:val="none" w:sz="0" w:space="0" w:color="auto"/>
            <w:bottom w:val="none" w:sz="0" w:space="0" w:color="auto"/>
            <w:right w:val="none" w:sz="0" w:space="0" w:color="auto"/>
          </w:divBdr>
        </w:div>
        <w:div w:id="1766879415">
          <w:marLeft w:val="480"/>
          <w:marRight w:val="0"/>
          <w:marTop w:val="0"/>
          <w:marBottom w:val="0"/>
          <w:divBdr>
            <w:top w:val="none" w:sz="0" w:space="0" w:color="auto"/>
            <w:left w:val="none" w:sz="0" w:space="0" w:color="auto"/>
            <w:bottom w:val="none" w:sz="0" w:space="0" w:color="auto"/>
            <w:right w:val="none" w:sz="0" w:space="0" w:color="auto"/>
          </w:divBdr>
        </w:div>
      </w:divsChild>
    </w:div>
    <w:div w:id="2125733543">
      <w:bodyDiv w:val="1"/>
      <w:marLeft w:val="0"/>
      <w:marRight w:val="0"/>
      <w:marTop w:val="0"/>
      <w:marBottom w:val="0"/>
      <w:divBdr>
        <w:top w:val="none" w:sz="0" w:space="0" w:color="auto"/>
        <w:left w:val="none" w:sz="0" w:space="0" w:color="auto"/>
        <w:bottom w:val="none" w:sz="0" w:space="0" w:color="auto"/>
        <w:right w:val="none" w:sz="0" w:space="0" w:color="auto"/>
      </w:divBdr>
      <w:divsChild>
        <w:div w:id="992106907">
          <w:marLeft w:val="480"/>
          <w:marRight w:val="0"/>
          <w:marTop w:val="0"/>
          <w:marBottom w:val="0"/>
          <w:divBdr>
            <w:top w:val="none" w:sz="0" w:space="0" w:color="auto"/>
            <w:left w:val="none" w:sz="0" w:space="0" w:color="auto"/>
            <w:bottom w:val="none" w:sz="0" w:space="0" w:color="auto"/>
            <w:right w:val="none" w:sz="0" w:space="0" w:color="auto"/>
          </w:divBdr>
        </w:div>
        <w:div w:id="270362267">
          <w:marLeft w:val="480"/>
          <w:marRight w:val="0"/>
          <w:marTop w:val="0"/>
          <w:marBottom w:val="0"/>
          <w:divBdr>
            <w:top w:val="none" w:sz="0" w:space="0" w:color="auto"/>
            <w:left w:val="none" w:sz="0" w:space="0" w:color="auto"/>
            <w:bottom w:val="none" w:sz="0" w:space="0" w:color="auto"/>
            <w:right w:val="none" w:sz="0" w:space="0" w:color="auto"/>
          </w:divBdr>
        </w:div>
        <w:div w:id="513039445">
          <w:marLeft w:val="480"/>
          <w:marRight w:val="0"/>
          <w:marTop w:val="0"/>
          <w:marBottom w:val="0"/>
          <w:divBdr>
            <w:top w:val="none" w:sz="0" w:space="0" w:color="auto"/>
            <w:left w:val="none" w:sz="0" w:space="0" w:color="auto"/>
            <w:bottom w:val="none" w:sz="0" w:space="0" w:color="auto"/>
            <w:right w:val="none" w:sz="0" w:space="0" w:color="auto"/>
          </w:divBdr>
        </w:div>
        <w:div w:id="297927506">
          <w:marLeft w:val="480"/>
          <w:marRight w:val="0"/>
          <w:marTop w:val="0"/>
          <w:marBottom w:val="0"/>
          <w:divBdr>
            <w:top w:val="none" w:sz="0" w:space="0" w:color="auto"/>
            <w:left w:val="none" w:sz="0" w:space="0" w:color="auto"/>
            <w:bottom w:val="none" w:sz="0" w:space="0" w:color="auto"/>
            <w:right w:val="none" w:sz="0" w:space="0" w:color="auto"/>
          </w:divBdr>
        </w:div>
        <w:div w:id="1822885642">
          <w:marLeft w:val="480"/>
          <w:marRight w:val="0"/>
          <w:marTop w:val="0"/>
          <w:marBottom w:val="0"/>
          <w:divBdr>
            <w:top w:val="none" w:sz="0" w:space="0" w:color="auto"/>
            <w:left w:val="none" w:sz="0" w:space="0" w:color="auto"/>
            <w:bottom w:val="none" w:sz="0" w:space="0" w:color="auto"/>
            <w:right w:val="none" w:sz="0" w:space="0" w:color="auto"/>
          </w:divBdr>
        </w:div>
        <w:div w:id="1695494138">
          <w:marLeft w:val="480"/>
          <w:marRight w:val="0"/>
          <w:marTop w:val="0"/>
          <w:marBottom w:val="0"/>
          <w:divBdr>
            <w:top w:val="none" w:sz="0" w:space="0" w:color="auto"/>
            <w:left w:val="none" w:sz="0" w:space="0" w:color="auto"/>
            <w:bottom w:val="none" w:sz="0" w:space="0" w:color="auto"/>
            <w:right w:val="none" w:sz="0" w:space="0" w:color="auto"/>
          </w:divBdr>
        </w:div>
        <w:div w:id="30112580">
          <w:marLeft w:val="480"/>
          <w:marRight w:val="0"/>
          <w:marTop w:val="0"/>
          <w:marBottom w:val="0"/>
          <w:divBdr>
            <w:top w:val="none" w:sz="0" w:space="0" w:color="auto"/>
            <w:left w:val="none" w:sz="0" w:space="0" w:color="auto"/>
            <w:bottom w:val="none" w:sz="0" w:space="0" w:color="auto"/>
            <w:right w:val="none" w:sz="0" w:space="0" w:color="auto"/>
          </w:divBdr>
        </w:div>
        <w:div w:id="1387492195">
          <w:marLeft w:val="480"/>
          <w:marRight w:val="0"/>
          <w:marTop w:val="0"/>
          <w:marBottom w:val="0"/>
          <w:divBdr>
            <w:top w:val="none" w:sz="0" w:space="0" w:color="auto"/>
            <w:left w:val="none" w:sz="0" w:space="0" w:color="auto"/>
            <w:bottom w:val="none" w:sz="0" w:space="0" w:color="auto"/>
            <w:right w:val="none" w:sz="0" w:space="0" w:color="auto"/>
          </w:divBdr>
        </w:div>
        <w:div w:id="1398437374">
          <w:marLeft w:val="480"/>
          <w:marRight w:val="0"/>
          <w:marTop w:val="0"/>
          <w:marBottom w:val="0"/>
          <w:divBdr>
            <w:top w:val="none" w:sz="0" w:space="0" w:color="auto"/>
            <w:left w:val="none" w:sz="0" w:space="0" w:color="auto"/>
            <w:bottom w:val="none" w:sz="0" w:space="0" w:color="auto"/>
            <w:right w:val="none" w:sz="0" w:space="0" w:color="auto"/>
          </w:divBdr>
        </w:div>
        <w:div w:id="987169802">
          <w:marLeft w:val="480"/>
          <w:marRight w:val="0"/>
          <w:marTop w:val="0"/>
          <w:marBottom w:val="0"/>
          <w:divBdr>
            <w:top w:val="none" w:sz="0" w:space="0" w:color="auto"/>
            <w:left w:val="none" w:sz="0" w:space="0" w:color="auto"/>
            <w:bottom w:val="none" w:sz="0" w:space="0" w:color="auto"/>
            <w:right w:val="none" w:sz="0" w:space="0" w:color="auto"/>
          </w:divBdr>
        </w:div>
        <w:div w:id="316687284">
          <w:marLeft w:val="480"/>
          <w:marRight w:val="0"/>
          <w:marTop w:val="0"/>
          <w:marBottom w:val="0"/>
          <w:divBdr>
            <w:top w:val="none" w:sz="0" w:space="0" w:color="auto"/>
            <w:left w:val="none" w:sz="0" w:space="0" w:color="auto"/>
            <w:bottom w:val="none" w:sz="0" w:space="0" w:color="auto"/>
            <w:right w:val="none" w:sz="0" w:space="0" w:color="auto"/>
          </w:divBdr>
        </w:div>
        <w:div w:id="68888557">
          <w:marLeft w:val="480"/>
          <w:marRight w:val="0"/>
          <w:marTop w:val="0"/>
          <w:marBottom w:val="0"/>
          <w:divBdr>
            <w:top w:val="none" w:sz="0" w:space="0" w:color="auto"/>
            <w:left w:val="none" w:sz="0" w:space="0" w:color="auto"/>
            <w:bottom w:val="none" w:sz="0" w:space="0" w:color="auto"/>
            <w:right w:val="none" w:sz="0" w:space="0" w:color="auto"/>
          </w:divBdr>
        </w:div>
        <w:div w:id="419527257">
          <w:marLeft w:val="480"/>
          <w:marRight w:val="0"/>
          <w:marTop w:val="0"/>
          <w:marBottom w:val="0"/>
          <w:divBdr>
            <w:top w:val="none" w:sz="0" w:space="0" w:color="auto"/>
            <w:left w:val="none" w:sz="0" w:space="0" w:color="auto"/>
            <w:bottom w:val="none" w:sz="0" w:space="0" w:color="auto"/>
            <w:right w:val="none" w:sz="0" w:space="0" w:color="auto"/>
          </w:divBdr>
        </w:div>
        <w:div w:id="375281847">
          <w:marLeft w:val="480"/>
          <w:marRight w:val="0"/>
          <w:marTop w:val="0"/>
          <w:marBottom w:val="0"/>
          <w:divBdr>
            <w:top w:val="none" w:sz="0" w:space="0" w:color="auto"/>
            <w:left w:val="none" w:sz="0" w:space="0" w:color="auto"/>
            <w:bottom w:val="none" w:sz="0" w:space="0" w:color="auto"/>
            <w:right w:val="none" w:sz="0" w:space="0" w:color="auto"/>
          </w:divBdr>
        </w:div>
        <w:div w:id="1748260929">
          <w:marLeft w:val="480"/>
          <w:marRight w:val="0"/>
          <w:marTop w:val="0"/>
          <w:marBottom w:val="0"/>
          <w:divBdr>
            <w:top w:val="none" w:sz="0" w:space="0" w:color="auto"/>
            <w:left w:val="none" w:sz="0" w:space="0" w:color="auto"/>
            <w:bottom w:val="none" w:sz="0" w:space="0" w:color="auto"/>
            <w:right w:val="none" w:sz="0" w:space="0" w:color="auto"/>
          </w:divBdr>
        </w:div>
        <w:div w:id="488638611">
          <w:marLeft w:val="480"/>
          <w:marRight w:val="0"/>
          <w:marTop w:val="0"/>
          <w:marBottom w:val="0"/>
          <w:divBdr>
            <w:top w:val="none" w:sz="0" w:space="0" w:color="auto"/>
            <w:left w:val="none" w:sz="0" w:space="0" w:color="auto"/>
            <w:bottom w:val="none" w:sz="0" w:space="0" w:color="auto"/>
            <w:right w:val="none" w:sz="0" w:space="0" w:color="auto"/>
          </w:divBdr>
        </w:div>
        <w:div w:id="691417810">
          <w:marLeft w:val="480"/>
          <w:marRight w:val="0"/>
          <w:marTop w:val="0"/>
          <w:marBottom w:val="0"/>
          <w:divBdr>
            <w:top w:val="none" w:sz="0" w:space="0" w:color="auto"/>
            <w:left w:val="none" w:sz="0" w:space="0" w:color="auto"/>
            <w:bottom w:val="none" w:sz="0" w:space="0" w:color="auto"/>
            <w:right w:val="none" w:sz="0" w:space="0" w:color="auto"/>
          </w:divBdr>
        </w:div>
        <w:div w:id="1045790610">
          <w:marLeft w:val="480"/>
          <w:marRight w:val="0"/>
          <w:marTop w:val="0"/>
          <w:marBottom w:val="0"/>
          <w:divBdr>
            <w:top w:val="none" w:sz="0" w:space="0" w:color="auto"/>
            <w:left w:val="none" w:sz="0" w:space="0" w:color="auto"/>
            <w:bottom w:val="none" w:sz="0" w:space="0" w:color="auto"/>
            <w:right w:val="none" w:sz="0" w:space="0" w:color="auto"/>
          </w:divBdr>
        </w:div>
        <w:div w:id="1410494053">
          <w:marLeft w:val="480"/>
          <w:marRight w:val="0"/>
          <w:marTop w:val="0"/>
          <w:marBottom w:val="0"/>
          <w:divBdr>
            <w:top w:val="none" w:sz="0" w:space="0" w:color="auto"/>
            <w:left w:val="none" w:sz="0" w:space="0" w:color="auto"/>
            <w:bottom w:val="none" w:sz="0" w:space="0" w:color="auto"/>
            <w:right w:val="none" w:sz="0" w:space="0" w:color="auto"/>
          </w:divBdr>
        </w:div>
        <w:div w:id="1229656361">
          <w:marLeft w:val="480"/>
          <w:marRight w:val="0"/>
          <w:marTop w:val="0"/>
          <w:marBottom w:val="0"/>
          <w:divBdr>
            <w:top w:val="none" w:sz="0" w:space="0" w:color="auto"/>
            <w:left w:val="none" w:sz="0" w:space="0" w:color="auto"/>
            <w:bottom w:val="none" w:sz="0" w:space="0" w:color="auto"/>
            <w:right w:val="none" w:sz="0" w:space="0" w:color="auto"/>
          </w:divBdr>
        </w:div>
        <w:div w:id="1947730335">
          <w:marLeft w:val="480"/>
          <w:marRight w:val="0"/>
          <w:marTop w:val="0"/>
          <w:marBottom w:val="0"/>
          <w:divBdr>
            <w:top w:val="none" w:sz="0" w:space="0" w:color="auto"/>
            <w:left w:val="none" w:sz="0" w:space="0" w:color="auto"/>
            <w:bottom w:val="none" w:sz="0" w:space="0" w:color="auto"/>
            <w:right w:val="none" w:sz="0" w:space="0" w:color="auto"/>
          </w:divBdr>
        </w:div>
        <w:div w:id="153420575">
          <w:marLeft w:val="480"/>
          <w:marRight w:val="0"/>
          <w:marTop w:val="0"/>
          <w:marBottom w:val="0"/>
          <w:divBdr>
            <w:top w:val="none" w:sz="0" w:space="0" w:color="auto"/>
            <w:left w:val="none" w:sz="0" w:space="0" w:color="auto"/>
            <w:bottom w:val="none" w:sz="0" w:space="0" w:color="auto"/>
            <w:right w:val="none" w:sz="0" w:space="0" w:color="auto"/>
          </w:divBdr>
        </w:div>
        <w:div w:id="1325934170">
          <w:marLeft w:val="480"/>
          <w:marRight w:val="0"/>
          <w:marTop w:val="0"/>
          <w:marBottom w:val="0"/>
          <w:divBdr>
            <w:top w:val="none" w:sz="0" w:space="0" w:color="auto"/>
            <w:left w:val="none" w:sz="0" w:space="0" w:color="auto"/>
            <w:bottom w:val="none" w:sz="0" w:space="0" w:color="auto"/>
            <w:right w:val="none" w:sz="0" w:space="0" w:color="auto"/>
          </w:divBdr>
        </w:div>
        <w:div w:id="452946510">
          <w:marLeft w:val="480"/>
          <w:marRight w:val="0"/>
          <w:marTop w:val="0"/>
          <w:marBottom w:val="0"/>
          <w:divBdr>
            <w:top w:val="none" w:sz="0" w:space="0" w:color="auto"/>
            <w:left w:val="none" w:sz="0" w:space="0" w:color="auto"/>
            <w:bottom w:val="none" w:sz="0" w:space="0" w:color="auto"/>
            <w:right w:val="none" w:sz="0" w:space="0" w:color="auto"/>
          </w:divBdr>
        </w:div>
        <w:div w:id="1617834111">
          <w:marLeft w:val="480"/>
          <w:marRight w:val="0"/>
          <w:marTop w:val="0"/>
          <w:marBottom w:val="0"/>
          <w:divBdr>
            <w:top w:val="none" w:sz="0" w:space="0" w:color="auto"/>
            <w:left w:val="none" w:sz="0" w:space="0" w:color="auto"/>
            <w:bottom w:val="none" w:sz="0" w:space="0" w:color="auto"/>
            <w:right w:val="none" w:sz="0" w:space="0" w:color="auto"/>
          </w:divBdr>
        </w:div>
        <w:div w:id="1703706407">
          <w:marLeft w:val="480"/>
          <w:marRight w:val="0"/>
          <w:marTop w:val="0"/>
          <w:marBottom w:val="0"/>
          <w:divBdr>
            <w:top w:val="none" w:sz="0" w:space="0" w:color="auto"/>
            <w:left w:val="none" w:sz="0" w:space="0" w:color="auto"/>
            <w:bottom w:val="none" w:sz="0" w:space="0" w:color="auto"/>
            <w:right w:val="none" w:sz="0" w:space="0" w:color="auto"/>
          </w:divBdr>
        </w:div>
        <w:div w:id="502356786">
          <w:marLeft w:val="480"/>
          <w:marRight w:val="0"/>
          <w:marTop w:val="0"/>
          <w:marBottom w:val="0"/>
          <w:divBdr>
            <w:top w:val="none" w:sz="0" w:space="0" w:color="auto"/>
            <w:left w:val="none" w:sz="0" w:space="0" w:color="auto"/>
            <w:bottom w:val="none" w:sz="0" w:space="0" w:color="auto"/>
            <w:right w:val="none" w:sz="0" w:space="0" w:color="auto"/>
          </w:divBdr>
        </w:div>
      </w:divsChild>
    </w:div>
    <w:div w:id="2137211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grammar-monster.com/lessons/capital_letters_title_case.htm" TargetMode="External"/><Relationship Id="rId1" Type="http://schemas.openxmlformats.org/officeDocument/2006/relationships/hyperlink" Target="https://www.ox.ac.uk/sites/files/oxford/Style%20Guide%20HT2016.pdf"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A0D215E7-437A-4EE6-AA74-2DCA5FC2D819}"/>
      </w:docPartPr>
      <w:docPartBody>
        <w:p w:rsidR="00DC7381" w:rsidRDefault="00654210">
          <w:r w:rsidRPr="009243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210"/>
    <w:rsid w:val="00166385"/>
    <w:rsid w:val="00654210"/>
    <w:rsid w:val="00A92EC4"/>
    <w:rsid w:val="00AD5612"/>
    <w:rsid w:val="00B61F8D"/>
    <w:rsid w:val="00D739C4"/>
    <w:rsid w:val="00DC7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421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D2AC02-E5B8-4B2B-BFF8-67946F46D6E5}">
  <we:reference id="wa104382081" version="1.55.1.0" store="en-US" storeType="OMEX"/>
  <we:alternateReferences>
    <we:reference id="WA104382081" version="1.55.1.0" store="" storeType="OMEX"/>
  </we:alternateReferences>
  <we:properties>
    <we:property name="MENDELEY_CITATIONS" value="[{&quot;citationID&quot;:&quot;MENDELEY_CITATION_940b284d-dd26-4266-bde3-894578b438fb&quot;,&quot;properties&quot;:{&quot;noteIndex&quot;:0},&quot;isEdited&quot;:false,&quot;manualOverride&quot;:{&quot;isManuallyOverridden&quot;:false,&quot;citeprocText&quot;:&quot;(Liu et al., 2024; Wagner, 2019)&quot;,&quot;manualOverrideText&quot;:&quot;&quot;},&quot;citationTag&quot;:&quot;MENDELEY_CITATION_v3_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&quot;,&quot;citationItems&quot;:[{&quot;id&quot;:&quot;8b965cfe-30e0-397f-b50a-0f47b0c597d7&quot;,&quot;itemData&quot;:{&quot;type&quot;:&quot;article-journal&quot;,&quot;id&quot;:&quot;8b965cfe-30e0-397f-b50a-0f47b0c597d7&quot;,&quot;title&quot;:&quot;Research progress and prospects of intelligent technology in underground mining of hard rock mines&quot;,&quot;author&quot;:[{&quot;family&quot;:&quot;Liu&quot;,&quot;given&quot;:&quot;Xiaobo&quot;,&quot;parse-names&quot;:false,&quot;dropping-particle&quot;:&quot;&quot;,&quot;non-dropping-particle&quot;:&quot;&quot;},{&quot;family&quot;:&quot;Zhang&quot;,&quot;given&quot;:&quot;Xingfan&quot;,&quot;parse-names&quot;:false,&quot;dropping-particle&quot;:&quot;&quot;,&quot;non-dropping-particle&quot;:&quot;&quot;},{&quot;family&quot;:&quot;Wang&quot;,&quot;given&quot;:&quot;Liancheng&quot;,&quot;parse-names&quot;:false,&quot;dropping-particle&quot;:&quot;&quot;,&quot;non-dropping-particle&quot;:&quot;&quot;},{&quot;family&quot;:&quot;Qu&quot;,&quot;given&quot;:&quot;Fuming&quot;,&quot;parse-names&quot;:false,&quot;dropping-particle&quot;:&quot;&quot;,&quot;non-dropping-particle&quot;:&quot;&quot;},{&quot;family&quot;:&quot;Shao&quot;,&quot;given&quot;:&quot;Anlin&quot;,&quot;parse-names&quot;:false,&quot;dropping-particle&quot;:&quot;&quot;,&quot;non-dropping-particle&quot;:&quot;&quot;},{&quot;family&quot;:&quot;Zhao&quot;,&quot;given&quot;:&quot;Lingyu&quot;,&quot;parse-names&quot;:false,&quot;dropping-particle&quot;:&quot;&quot;,&quot;non-dropping-particle&quot;:&quot;&quot;},{&quot;family&quot;:&quot;Wang&quot;,&quot;given&quot;:&quot;Huaiyuan&quot;,&quot;parse-names&quot;:false,&quot;dropping-particle&quot;:&quot;&quot;,&quot;non-dropping-particle&quot;:&quot;&quot;},{&quot;family&quot;:&quot;Yue&quot;,&quot;given&quot;:&quot;Xingtong&quot;,&quot;parse-names&quot;:false,&quot;dropping-particle&quot;:&quot;&quot;,&quot;non-dropping-particle&quot;:&quot;&quot;},{&quot;family&quot;:&quot;Li&quot;,&quot;given&quot;:&quot;Yizhuo&quot;,&quot;parse-names&quot;:false,&quot;dropping-particle&quot;:&quot;&quot;,&quot;non-dropping-particle&quot;:&quot;&quot;},{&quot;family&quot;:&quot;Yan&quot;,&quot;given&quot;:&quot;Wenzhen&quot;,&quot;parse-names&quot;:false,&quot;dropping-particle&quot;:&quot;&quot;,&quot;non-dropping-particle&quot;:&quot;&quot;}],&quot;container-title&quot;:&quot;Green and Smart Mining Engineering&quot;,&quot;ISSN&quot;:&quot;2950-5550&quot;,&quot;issued&quot;:{&quot;date-parts&quot;:[[2024]]},&quot;publisher&quot;:&quot;Elsevier&quot;,&quot;container-title-short&quot;:&quot;&quot;},&quot;isTemporary&quot;:false},{&quot;id&quot;:&quot;a47b7f62-99d2-3e60-933a-c51367f5e887&quot;,&quot;itemData&quot;:{&quot;type&quot;:&quot;article-journal&quot;,&quot;id&quot;:&quot;a47b7f62-99d2-3e60-933a-c51367f5e887&quot;,&quot;title&quot;:&quot;Deep mining: a rock engineering challenge&quot;,&quot;author&quot;:[{&quot;family&quot;:&quot;Wagner&quot;,&quot;given&quot;:&quot;Horst&quot;,&quot;parse-names&quot;:false,&quot;dropping-particle&quot;:&quot;&quot;,&quot;non-dropping-particle&quot;:&quot;&quot;}],&quot;container-title&quot;:&quot;Rock Mechanics and Rock Engineering&quot;,&quot;container-title-short&quot;:&quot;Rock Mech Rock Eng&quot;,&quot;ISSN&quot;:&quot;0723-2632&quot;,&quot;issued&quot;:{&quot;date-parts&quot;:[[2019]]},&quot;page&quot;:&quot;1417-1446&quot;,&quot;publisher&quot;:&quot;Springer&quot;,&quot;volume&quot;:&quot;52&quot;},&quot;isTemporary&quot;:false}]},{&quot;citationID&quot;:&quot;MENDELEY_CITATION_b44b0002-ba2a-43bf-84ad-037416d344cc&quot;,&quot;properties&quot;:{&quot;noteIndex&quot;:0},&quot;isEdited&quot;:false,&quot;manualOverride&quot;:{&quot;isManuallyOverridden&quot;:true,&quot;citeprocText&quot;:&quot;(Matloob et al., n.d.)&quot;,&quot;manualOverrideText&quot;:&quot;(Matloob et al., 2024)&quot;},&quot;citationItems&quot;:[{&quot;id&quot;:&quot;628fe722-472d-3eae-8cef-b6b70390e3b1&quot;,&quot;itemData&quot;:{&quot;type&quot;:&quot;article-journal&quot;,&quot;id&quot;:&quot;628fe722-472d-3eae-8cef-b6b70390e3b1&quot;,&quot;title&quot;:&quot;Continuous monitoring of coal mine dangers with an automated internet of things system&quot;,&quot;author&quot;:[{&quot;family&quot;:&quot;Matloob&quot;,&quot;given&quot;:&quot;Sundas&quot;,&quot;parse-names&quot;:false,&quot;dropping-particle&quot;:&quot;&quot;,&quot;non-dropping-particle&quot;:&quot;&quot;},{&quot;family&quot;:&quot;Yang&quot;,&quot;given&quot;:&quot;Li&quot;,&quot;parse-names&quot;:false,&quot;dropping-particle&quot;:&quot;&quot;,&quot;non-dropping-particle&quot;:&quot;&quot;},{&quot;family&quot;:&quot;Kashif&quot;,&quot;given&quot;:&quot;Qureshi Muhammad&quot;,&quot;parse-names&quot;:false,&quot;dropping-particle&quot;:&quot;&quot;,&quot;non-dropping-particle&quot;:&quot;&quot;},{&quot;family&quot;:&quot;Shah&quot;,&quot;given&quot;:&quot;Fazzal&quot;,&quot;parse-names&quot;:false,&quot;dropping-particle&quot;:&quot;&quot;,&quot;non-dropping-particle&quot;:&quot;&quot;}],&quot;container-title&quot;:&quot;International Journal of Science and Research Archive&quot;,&quot;publisher&quot;:&quot;GSC Online Press&quot;,&quot;issue&quot;:&quot;2&quot;,&quot;volume&quot;:&quot;12&quot;,&quot;container-title-short&quot;:&quot;&quot;},&quot;isTemporary&quot;:false,&quot;suppress-author&quot;:false,&quot;composite&quot;:false,&quot;author-only&quot;:false}],&quot;citationTag&quot;:&quot;MENDELEY_CITATION_v3_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&quot;},{&quot;citationID&quot;:&quot;MENDELEY_CITATION_fe5ed8fd-9ae3-4b70-8d71-fb000c8ab225&quot;,&quot;properties&quot;:{&quot;noteIndex&quot;:0},&quot;isEdited&quot;:false,&quot;manualOverride&quot;:{&quot;isManuallyOverridden&quot;:false,&quot;citeprocText&quot;:&quot;(Raheem, 2011)&quot;,&quot;manualOverrideText&quot;:&quot;&quot;},&quot;citationTag&quot;:&quot;MENDELEY_CITATION_v3_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&quot;,&quot;citationItems&quot;:[{&quot;id&quot;:&quot;237f3293-64dd-3818-bf05-08072bd696f7&quot;,&quot;itemData&quot;:{&quot;type&quot;:&quot;article-journal&quot;,&quot;id&quot;:&quot;237f3293-64dd-3818-bf05-08072bd696f7&quot;,&quot;title&quot;:&quot;Remote monitoring of safe and risky regions of toxic gases in underground mines: A preventive safety measures&quot;,&quot;author&quot;:[{&quot;family&quot;:&quot;Raheem&quot;,&quot;given&quot;:&quot;S R&quot;,&quot;parse-names&quot;:false,&quot;dropping-particle&quot;:&quot;&quot;,&quot;non-dropping-particle&quot;:&quot;&quot;}],&quot;container-title&quot;:&quot;Postgraduate Diploma Thesis Report, African Institute for Mathematical Sciences (AIMS), South Africa&quot;,&quot;issued&quot;:{&quot;date-parts&quot;:[[2011]]},&quot;container-title-short&quot;:&quot;&quot;},&quot;isTemporary&quot;:false}]},{&quot;citationID&quot;:&quot;MENDELEY_CITATION_f9f880a7-19bf-4ae4-bec1-b087b23f40f4&quot;,&quot;properties&quot;:{&quot;noteIndex&quot;:0},&quot;isEdited&quot;:false,&quot;manualOverride&quot;:{&quot;isManuallyOverridden&quot;:false,&quot;citeprocText&quot;:&quot;(Ogola et al., 2002)&quot;,&quot;manualOverrideText&quot;:&quot;&quot;},&quot;citationTag&quot;:&quot;MENDELEY_CITATION_v3_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&quot;,&quot;citationItems&quot;:[{&quot;id&quot;:&quot;bb125a9d-fc56-3f90-ab31-2171396315b2&quot;,&quot;itemData&quot;:{&quot;type&quot;:&quot;article-journal&quot;,&quot;id&quot;:&quot;bb125a9d-fc56-3f90-ab31-2171396315b2&quot;,&quot;title&quot;:&quot;Impact of gold mining on the environment and human health: a case study in the Migori gold belt, Kenya&quot;,&quot;author&quot;:[{&quot;family&quot;:&quot;Ogola&quot;,&quot;given&quot;:&quot;Jason S&quot;,&quot;parse-names&quot;:false,&quot;dropping-particle&quot;:&quot;&quot;,&quot;non-dropping-particle&quot;:&quot;&quot;},{&quot;family&quot;:&quot;Mitullah&quot;,&quot;given&quot;:&quot;Winnie&quot;,&quot;parse-names&quot;:false,&quot;dropping-particle&quot;:&quot;V&quot;,&quot;non-dropping-particle&quot;:&quot;&quot;},{&quot;family&quot;:&quot;Omulo&quot;,&quot;given&quot;:&quot;Monica A&quot;,&quot;parse-names&quot;:false,&quot;dropping-particle&quot;:&quot;&quot;,&quot;non-dropping-particle&quot;:&quot;&quot;}],&quot;container-title&quot;:&quot;Environmental geochemistry and health&quot;,&quot;container-title-short&quot;:&quot;Environ Geochem Health&quot;,&quot;ISSN&quot;:&quot;0269-4042&quot;,&quot;issued&quot;:{&quot;date-parts&quot;:[[2002]]},&quot;page&quot;:&quot;141-157&quot;,&quot;publisher&quot;:&quot;Springer&quot;,&quot;volume&quot;:&quot;24&quot;},&quot;isTemporary&quot;:false}]},{&quot;citationID&quot;:&quot;MENDELEY_CITATION_8446140d-a841-4349-a06f-98885f41ace7&quot;,&quot;properties&quot;:{&quot;noteIndex&quot;:0},&quot;isEdited&quot;:false,&quot;manualOverride&quot;:{&quot;isManuallyOverridden&quot;:false,&quot;citeprocText&quot;:&quot;(Kim et al., 2020; Morgenroth et al., 2019; Zhang et al., 2014)&quot;,&quot;manualOverrideText&quot;:&quot;&quot;},&quot;citationTag&quot;:&quot;MENDELEY_CITATION_v3_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&quot;,&quot;citationItems&quot;:[{&quot;id&quot;:&quot;a8a8ef0a-3154-3e5f-b937-303ce0114f66&quot;,&quot;itemData&quot;:{&quot;type&quot;:&quot;article-journal&quot;,&quot;id&quot;:&quot;a8a8ef0a-3154-3e5f-b937-303ce0114f66&quot;,&quot;title&quot;:&quot;An integrated environment monitoring system for underground coal mines—Wireless sensor network subsystem with multi-parameter monitoring&quot;,&quot;author&quot;:[{&quot;family&quot;:&quot;Zhang&quot;,&quot;given&quot;:&quot;Yu&quot;,&quot;parse-names&quot;:false,&quot;dropping-particle&quot;:&quot;&quot;,&quot;non-dropping-particle&quot;:&quot;&quot;},{&quot;family&quot;:&quot;Yang&quot;,&quot;given&quot;:&quot;Wei&quot;,&quot;parse-names&quot;:false,&quot;dropping-particle&quot;:&quot;&quot;,&quot;non-dropping-particle&quot;:&quot;&quot;},{&quot;family&quot;:&quot;Han&quot;,&quot;given&quot;:&quot;Dongsheng&quot;,&quot;parse-names&quot;:false,&quot;dropping-particle&quot;:&quot;&quot;,&quot;non-dropping-particle&quot;:&quot;&quot;},{&quot;family&quot;:&quot;Kim&quot;,&quot;given&quot;:&quot;Young-Il&quot;,&quot;parse-names&quot;:false,&quot;dropping-particle&quot;:&quot;&quot;,&quot;non-dropping-particle&quot;:&quot;&quot;}],&quot;container-title&quot;:&quot;Sensors&quot;,&quot;ISSN&quot;:&quot;1424-8220&quot;,&quot;issued&quot;:{&quot;date-parts&quot;:[[2014]]},&quot;page&quot;:&quot;13149-13170&quot;,&quot;publisher&quot;:&quot;MDPI&quot;,&quot;issue&quot;:&quot;7&quot;,&quot;volume&quot;:&quot;14&quot;,&quot;container-title-short&quot;:&quot;&quot;},&quot;isTemporary&quot;:false},{&quot;id&quot;:&quot;25d95d37-841c-3b39-849a-158c71d6c10c&quot;,&quot;itemData&quot;:{&quot;type&quot;:&quot;article-journal&quot;,&quot;id&quot;:&quot;25d95d37-841c-3b39-849a-158c71d6c10c&quot;,&quot;title&quot;:&quot;Applications of the open-source hardware Arduino platform in the mining industry: A review&quot;,&quot;author&quot;:[{&quot;family&quot;:&quot;Kim&quot;,&quot;given&quot;:&quot;Sung-Min&quot;,&quot;parse-names&quot;:false,&quot;dropping-particle&quot;:&quot;&quot;,&quot;non-dropping-particle&quot;:&quot;&quot;},{&quot;family&quot;:&quot;Choi&quot;,&quot;given&quot;:&quot;Yosoon&quot;,&quot;parse-names&quot;:false,&quot;dropping-particle&quot;:&quot;&quot;,&quot;non-dropping-particle&quot;:&quot;&quot;},{&quot;family&quot;:&quot;Suh&quot;,&quot;given&quot;:&quot;Jangwon&quot;,&quot;parse-names&quot;:false,&quot;dropping-particle&quot;:&quot;&quot;,&quot;non-dropping-particle&quot;:&quot;&quot;}],&quot;container-title&quot;:&quot;Applied Sciences&quot;,&quot;ISSN&quot;:&quot;2076-3417&quot;,&quot;issued&quot;:{&quot;date-parts&quot;:[[2020]]},&quot;page&quot;:&quot;5018&quot;,&quot;publisher&quot;:&quot;MDPI&quot;,&quot;issue&quot;:&quot;14&quot;,&quot;volume&quot;:&quot;10&quot;,&quot;container-title-short&quot;:&quot;&quot;},&quot;isTemporary&quot;:false},{&quot;id&quot;:&quot;0f3646fd-9213-34fc-b972-47d6b0eab1b9&quot;,&quot;itemData&quot;:{&quot;type&quot;:&quot;article-journal&quot;,&quot;id&quot;:&quot;0f3646fd-9213-34fc-b972-47d6b0eab1b9&quot;,&quot;title&quot;:&quot;An overview of opportunities for machine learning methods in underground rock engineering design&quot;,&quot;author&quot;:[{&quot;family&quot;:&quot;Morgenroth&quot;,&quot;given&quot;:&quot;Josephine&quot;,&quot;parse-names&quot;:false,&quot;dropping-particle&quot;:&quot;&quot;,&quot;non-dropping-particle&quot;:&quot;&quot;},{&quot;family&quot;:&quot;Khan&quot;,&quot;given&quot;:&quot;Usman T&quot;,&quot;parse-names&quot;:false,&quot;dropping-particle&quot;:&quot;&quot;,&quot;non-dropping-particle&quot;:&quot;&quot;},{&quot;family&quot;:&quot;Perras&quot;,&quot;given&quot;:&quot;Matthew A&quot;,&quot;parse-names&quot;:false,&quot;dropping-particle&quot;:&quot;&quot;,&quot;non-dropping-particle&quot;:&quot;&quot;}],&quot;container-title&quot;:&quot;Geosciences&quot;,&quot;container-title-short&quot;:&quot;Geosciences (Basel)&quot;,&quot;ISSN&quot;:&quot;2076-3263&quot;,&quot;issued&quot;:{&quot;date-parts&quot;:[[2019]]},&quot;page&quot;:&quot;504&quot;,&quot;publisher&quot;:&quot;MDPI&quot;,&quot;issue&quot;:&quot;12&quot;,&quot;volume&quot;:&quot;9&quot;},&quot;isTemporary&quot;:false}]},{&quot;citationID&quot;:&quot;MENDELEY_CITATION_43652e5b-bfc3-4074-afce-22898058a885&quot;,&quot;properties&quot;:{&quot;noteIndex&quot;:0},&quot;isEdited&quot;:false,&quot;manualOverride&quot;:{&quot;isManuallyOverridden&quot;:false,&quot;citeprocText&quot;:&quot;(Parra, 2021)&quot;,&quot;manualOverrideText&quot;:&quot;&quot;},&quot;citationTag&quot;:&quot;MENDELEY_CITATION_v3_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&quot;,&quot;citationItems&quot;:[{&quot;id&quot;:&quot;9c8c64af-ca54-3269-aea6-2825385771f7&quot;,&quot;itemData&quot;:{&quot;type&quot;:&quot;article-journal&quot;,&quot;id&quot;:&quot;9c8c64af-ca54-3269-aea6-2825385771f7&quot;,&quot;title&quot;:&quot;Toxic Gases in Mining&quot;,&quot;author&quot;:[{&quot;family&quot;:&quot;Parra&quot;,&quot;given&quot;:&quot;Paola&quot;,&quot;parse-names&quot;:false,&quot;dropping-particle&quot;:&quot;&quot;,&quot;non-dropping-particle&quot;:&quot;&quot;}],&quot;container-title&quot;:&quot;International Journal of Engineering and Management Research&quot;,&quot;ISSN&quot;:&quot;2250-0758&quot;,&quot;issued&quot;:{&quot;date-parts&quot;:[[2021]]},&quot;page&quot;:&quot;239-241&quot;,&quot;issue&quot;:&quot;4&quot;,&quot;volume&quot;:&quot;11&quot;,&quot;container-title-short&quot;:&quot;&quot;},&quot;isTemporary&quot;:false}]},{&quot;citationID&quot;:&quot;MENDELEY_CITATION_7dc9fe4d-70e3-4651-a6b5-4a3db534f89e&quot;,&quot;properties&quot;:{&quot;noteIndex&quot;:0},&quot;isEdited&quot;:false,&quot;manualOverride&quot;:{&quot;isManuallyOverridden&quot;:false,&quot;citeprocText&quot;:&quot;(Balasubramanian &amp;#38; Balasubramanian, 2016)&quot;,&quot;manualOverrideText&quot;:&quot;&quot;},&quot;citationTag&quot;:&quot;MENDELEY_CITATION_v3_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&quot;,&quot;citationItems&quot;:[{&quot;id&quot;:&quot;99608c1b-3a6e-35c1-aeb9-ee6fdbe183d7&quot;,&quot;itemData&quot;:{&quot;type&quot;:&quot;article-journal&quot;,&quot;id&quot;:&quot;99608c1b-3a6e-35c1-aeb9-ee6fdbe183d7&quot;,&quot;title&quot;:&quot;AN OVERVIEW OF MINING METHODS&quot;,&quot;author&quot;:[{&quot;family&quot;:&quot;Balasubramanian&quot;,&quot;given&quot;:&quot;A&quot;,&quot;parse-names&quot;:false,&quot;dropping-particle&quot;:&quot;&quot;,&quot;non-dropping-particle&quot;:&quot;&quot;},{&quot;family&quot;:&quot;Balasubramanian&quot;,&quot;given&quot;:&quot;Prof A&quot;,&quot;parse-names&quot;:false,&quot;dropping-particle&quot;:&quot;&quot;,&quot;non-dropping-particle&quot;:&quot;&quot;}],&quot;DOI&quot;:&quot;10.13140/RG.2.2.15761.63845&quot;,&quot;URL&quot;:&quot;https://www.researchgate.net/publication/314502989&quot;,&quot;issued&quot;:{&quot;date-parts&quot;:[[2016]]},&quot;abstract&quot;:&quot;Mining is the extraction of economically valuable minerals or other geological materials from the earth surface. It may be from an ore body, lode, vein, seam, reef or placer deposits. Since the beginning of civilization, people have used stone, ceramics and, later, metals found close to the Earth's surface. Minerals are the major sources of energy as well as raw materials for industries. earth's natural materials are used as fertilizers and for the production of metals like steel. These were used to make early tools and weapons. This report provides the details of the widely adopted methods of mining, both surface and underground and to have an overview of all the operations that are made to explore the economic mineral resources.&quot;,&quot;container-title-short&quot;:&quot;&quot;},&quot;isTemporary&quot;:false,&quot;suppress-author&quot;:false,&quot;composite&quot;:false,&quot;author-only&quot;:false}]},{&quot;citationID&quot;:&quot;MENDELEY_CITATION_eb3bb825-6e1b-4607-be4b-bfbb0423b4f5&quot;,&quot;properties&quot;:{&quot;noteIndex&quot;:0},&quot;isEdited&quot;:false,&quot;manualOverride&quot;:{&quot;isManuallyOverridden&quot;:false,&quot;citeprocText&quot;:&quot;(Pollock, 2016)&quot;,&quot;manualOverrideText&quot;:&quot;&quot;},&quot;citationTag&quot;:&quot;MENDELEY_CITATION_v3_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&quot;,&quot;citationItems&quot;:[{&quot;id&quot;:&quot;5de0a8ad-d0e1-3e7f-8937-149a87aeaabe&quot;,&quot;itemData&quot;:{&quot;type&quot;:&quot;article-journal&quot;,&quot;id&quot;:&quot;5de0a8ad-d0e1-3e7f-8937-149a87aeaabe&quot;,&quot;title&quot;:&quot;The canary in the coal mine&quot;,&quot;author&quot;:[{&quot;family&quot;:&quot;Pollock&quot;,&quot;given&quot;:&quot;Christal&quot;,&quot;parse-names&quot;:false,&quot;dropping-particle&quot;:&quot;&quot;,&quot;non-dropping-particle&quot;:&quot;&quot;}],&quot;container-title&quot;:&quot;Journal of Avian Medicine and Surgery&quot;,&quot;container-title-short&quot;:&quot;J Avian Med Surg&quot;,&quot;ISSN&quot;:&quot;1082-6742&quot;,&quot;issued&quot;:{&quot;date-parts&quot;:[[2016]]},&quot;page&quot;:&quot;386-391&quot;,&quot;publisher&quot;:&quot;JSTOR&quot;,&quot;issue&quot;:&quot;4&quot;,&quot;volume&quot;:&quot;30&quot;},&quot;isTemporary&quot;:false}]},{&quot;citationID&quot;:&quot;MENDELEY_CITATION_1dbeba2e-071e-482b-8cf2-592f0b67b9f9&quot;,&quot;properties&quot;:{&quot;noteIndex&quot;:0},&quot;isEdited&quot;:false,&quot;manualOverride&quot;:{&quot;isManuallyOverridden&quot;:false,&quot;citeprocText&quot;:&quot;(Leech, 2024)&quot;,&quot;manualOverrideText&quot;:&quot;&quot;},&quot;citationTag&quot;:&quot;MENDELEY_CITATION_v3_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&quot;,&quot;citationItems&quot;:[{&quot;id&quot;:&quot;2db5ec33-cc81-3285-b5b2-f9ffd4933ec4&quot;,&quot;itemData&quot;:{&quot;type&quot;:&quot;article-journal&quot;,&quot;id&quot;:&quot;2db5ec33-cc81-3285-b5b2-f9ffd4933ec4&quot;,&quot;title&quot;:&quot;Canary in a Coal Mine: From Mine Safety Technique to Animal Metaphor&quot;,&quot;author&quot;:[{&quot;family&quot;:&quot;Leech&quot;,&quot;given&quot;:&quot;Brian James&quot;,&quot;parse-names&quot;:false,&quot;dropping-particle&quot;:&quot;&quot;,&quot;non-dropping-particle&quot;:&quot;&quot;}],&quot;container-title&quot;:&quot;Comparative American Studies An International Journal&quot;,&quot;ISSN&quot;:&quot;1477-5700&quot;,&quot;issued&quot;:{&quot;date-parts&quot;:[[2024]]},&quot;page&quot;:&quot;85-100&quot;,&quot;publisher&quot;:&quot;Taylor &amp; Francis&quot;,&quot;issue&quot;:&quot;1-2&quot;,&quot;volume&quot;:&quot;21&quot;,&quot;container-title-short&quot;:&quot;&quot;},&quot;isTemporary&quot;:false}]},{&quot;citationID&quot;:&quot;MENDELEY_CITATION_b95f194c-1f2e-4e0c-8ff0-2b400ba9265d&quot;,&quot;properties&quot;:{&quot;noteIndex&quot;:0},&quot;isEdited&quot;:false,&quot;manualOverride&quot;:{&quot;isManuallyOverridden&quot;:false,&quot;citeprocText&quot;:&quot;(Leech, 2024; Pollock, 2016)&quot;,&quot;manualOverrideText&quot;:&quot;&quot;},&quot;citationTag&quot;:&quot;MENDELEY_CITATION_v3_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&quot;,&quot;citationItems&quot;:[{&quot;id&quot;:&quot;5de0a8ad-d0e1-3e7f-8937-149a87aeaabe&quot;,&quot;itemData&quot;:{&quot;type&quot;:&quot;article-journal&quot;,&quot;id&quot;:&quot;5de0a8ad-d0e1-3e7f-8937-149a87aeaabe&quot;,&quot;title&quot;:&quot;The canary in the coal mine&quot;,&quot;author&quot;:[{&quot;family&quot;:&quot;Pollock&quot;,&quot;given&quot;:&quot;Christal&quot;,&quot;parse-names&quot;:false,&quot;dropping-particle&quot;:&quot;&quot;,&quot;non-dropping-particle&quot;:&quot;&quot;}],&quot;container-title&quot;:&quot;Journal of Avian Medicine and Surgery&quot;,&quot;container-title-short&quot;:&quot;J Avian Med Surg&quot;,&quot;ISSN&quot;:&quot;1082-6742&quot;,&quot;issued&quot;:{&quot;date-parts&quot;:[[2016]]},&quot;page&quot;:&quot;386-391&quot;,&quot;publisher&quot;:&quot;JSTOR&quot;,&quot;issue&quot;:&quot;4&quot;,&quot;volume&quot;:&quot;30&quot;},&quot;isTemporary&quot;:false},{&quot;id&quot;:&quot;2db5ec33-cc81-3285-b5b2-f9ffd4933ec4&quot;,&quot;itemData&quot;:{&quot;type&quot;:&quot;article-journal&quot;,&quot;id&quot;:&quot;2db5ec33-cc81-3285-b5b2-f9ffd4933ec4&quot;,&quot;title&quot;:&quot;Canary in a Coal Mine: From Mine Safety Technique to Animal Metaphor&quot;,&quot;author&quot;:[{&quot;family&quot;:&quot;Leech&quot;,&quot;given&quot;:&quot;Brian James&quot;,&quot;parse-names&quot;:false,&quot;dropping-particle&quot;:&quot;&quot;,&quot;non-dropping-particle&quot;:&quot;&quot;}],&quot;container-title&quot;:&quot;Comparative American Studies An International Journal&quot;,&quot;ISSN&quot;:&quot;1477-5700&quot;,&quot;issued&quot;:{&quot;date-parts&quot;:[[2024]]},&quot;page&quot;:&quot;85-100&quot;,&quot;publisher&quot;:&quot;Taylor &amp; Francis&quot;,&quot;issue&quot;:&quot;1-2&quot;,&quot;volume&quot;:&quot;21&quot;,&quot;container-title-short&quot;:&quot;&quot;},&quot;isTemporary&quot;:false}]},{&quot;citationID&quot;:&quot;MENDELEY_CITATION_95fd91aa-9fd2-4291-8a8d-9e178c7359eb&quot;,&quot;properties&quot;:{&quot;noteIndex&quot;:0},&quot;isEdited&quot;:false,&quot;manualOverride&quot;:{&quot;isManuallyOverridden&quot;:false,&quot;citeprocText&quot;:&quot;(Sembroiz et al., 2018)&quot;,&quot;manualOverrideText&quot;:&quot;&quot;},&quot;citationTag&quot;:&quot;MENDELEY_CITATION_v3_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&quot;,&quot;citationItems&quot;:[{&quot;id&quot;:&quot;e36e689b-3992-371d-a302-b348f56408cb&quot;,&quot;itemData&quot;:{&quot;type&quot;:&quot;chapter&quot;,&quot;id&quot;:&quot;e36e689b-3992-371d-a302-b348f56408cb&quot;,&quot;title&quot;:&quot;A novel cloud-based IoT architecture for smart building automation&quot;,&quot;author&quot;:[{&quot;family&quot;:&quot;Sembroiz&quot;,&quot;given&quot;:&quot;David&quot;,&quot;parse-names&quot;:false,&quot;dropping-particle&quot;:&quot;&quot;,&quot;non-dropping-particle&quot;:&quot;&quot;},{&quot;family&quot;:&quot;Ricciardi&quot;,&quot;given&quot;:&quot;Sergio&quot;,&quot;parse-names&quot;:false,&quot;dropping-particle&quot;:&quot;&quot;,&quot;non-dropping-particle&quot;:&quot;&quot;},{&quot;family&quot;:&quot;Careglio&quot;,&quot;given&quot;:&quot;Davide&quot;,&quot;parse-names&quot;:false,&quot;dropping-particle&quot;:&quot;&quot;,&quot;non-dropping-particle&quot;:&quot;&quot;}],&quot;container-title&quot;:&quot;Security and resilience in intelligent data-centric systems and communication networks&quot;,&quot;issued&quot;:{&quot;date-parts&quot;:[[2018]]},&quot;page&quot;:&quot;215-233&quot;,&quot;publisher&quot;:&quot;Elsevier&quot;,&quot;container-title-short&quot;:&quot;&quot;},&quot;isTemporary&quot;:false}]},{&quot;citationID&quot;:&quot;MENDELEY_CITATION_a6618290-aed7-43e1-b543-3e2923377aac&quot;,&quot;properties&quot;:{&quot;noteIndex&quot;:0},&quot;isEdited&quot;:false,&quot;manualOverride&quot;:{&quot;isManuallyOverridden&quot;:false,&quot;citeprocText&quot;:&quot;(Yalli et al., 2024)&quot;,&quot;manualOverrideText&quot;:&quot;&quot;},&quot;citationTag&quot;:&quot;MENDELEY_CITATION_v3_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&quot;,&quot;citationItems&quot;:[{&quot;id&quot;:&quot;2c1d69ac-ce07-3f9f-9246-112773c73ab1&quot;,&quot;itemData&quot;:{&quot;type&quot;:&quot;article-journal&quot;,&quot;id&quot;:&quot;2c1d69ac-ce07-3f9f-9246-112773c73ab1&quot;,&quot;title&quot;:&quot;Internet of things (iot): Origin, embedded technologies, smart applications and its growth in the last decade&quot;,&quot;author&quot;:[{&quot;family&quot;:&quot;Yalli&quot;,&quot;given&quot;:&quot;Jameel S&quot;,&quot;parse-names&quot;:false,&quot;dropping-particle&quot;:&quot;&quot;,&quot;non-dropping-particle&quot;:&quot;&quot;},{&quot;family&quot;:&quot;Hasan&quot;,&quot;given&quot;:&quot;Mohd H&quot;,&quot;parse-names&quot;:false,&quot;dropping-particle&quot;:&quot;&quot;,&quot;non-dropping-particle&quot;:&quot;&quot;},{&quot;family&quot;:&quot;Badawi&quot;,&quot;given&quot;:&quot;Aisha&quot;,&quot;parse-names&quot;:false,&quot;dropping-particle&quot;:&quot;&quot;,&quot;non-dropping-particle&quot;:&quot;&quot;}],&quot;container-title&quot;:&quot;IEEe Access&quot;,&quot;ISSN&quot;:&quot;2169-3536&quot;,&quot;issued&quot;:{&quot;date-parts&quot;:[[2024]]},&quot;publisher&quot;:&quot;IEEE&quot;,&quot;container-title-short&quot;:&quot;&quot;},&quot;isTemporary&quot;:false,&quot;suppress-author&quot;:false,&quot;composite&quot;:false,&quot;author-only&quot;:false}]},{&quot;citationID&quot;:&quot;MENDELEY_CITATION_a74cde28-3848-4c87-98ce-291eaef8ef61&quot;,&quot;properties&quot;:{&quot;noteIndex&quot;:0},&quot;isEdited&quot;:false,&quot;manualOverride&quot;:{&quot;isManuallyOverridden&quot;:false,&quot;citeprocText&quot;:&quot;(Gray, 2024)&quot;,&quot;manualOverrideText&quot;:&quot;&quot;},&quot;citationTag&quot;:&quot;MENDELEY_CITATION_v3_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&quot;,&quot;citationItems&quot;:[{&quot;id&quot;:&quot;0758430e-c594-3c0b-9c00-06e14f1c015a&quot;,&quot;itemData&quot;:{&quot;type&quot;:&quot;article&quot;,&quot;id&quot;:&quot;0758430e-c594-3c0b-9c00-06e14f1c015a&quot;,&quot;title&quot;:&quot;Mark Weiser and the origins of ubiquitous computing: John Tinnell: The philosopher of Palo Alto: Mark Weiser, Xerox PARC, and the original internet of things, Chicago: University of Chicago Press, 2023, 368 pp, $29.00 HB&quot;,&quot;author&quot;:[{&quot;family&quot;:&quot;Gray&quot;,&quot;given&quot;:&quot;Dustin&quot;,&quot;parse-names&quot;:false,&quot;dropping-particle&quot;:&quot;&quot;,&quot;non-dropping-particle&quot;:&quot;&quot;}],&quot;ISBN&quot;:&quot;0815-0796&quot;,&quot;issued&quot;:{&quot;date-parts&quot;:[[2024]]},&quot;publisher&quot;:&quot;Springer&quot;,&quot;container-title-short&quot;:&quot;&quot;},&quot;isTemporary&quot;:false}]},{&quot;citationID&quot;:&quot;MENDELEY_CITATION_5f873391-35df-44b1-9ad8-568dc6726aa9&quot;,&quot;properties&quot;:{&quot;noteIndex&quot;:0},&quot;isEdited&quot;:false,&quot;manualOverride&quot;:{&quot;isManuallyOverridden&quot;:false,&quot;citeprocText&quot;:&quot;(Yalli et al., 2024)&quot;,&quot;manualOverrideText&quot;:&quot;&quot;},&quot;citationTag&quot;:&quot;MENDELEY_CITATION_v3_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&quot;,&quot;citationItems&quot;:[{&quot;id&quot;:&quot;2c1d69ac-ce07-3f9f-9246-112773c73ab1&quot;,&quot;itemData&quot;:{&quot;type&quot;:&quot;article-journal&quot;,&quot;id&quot;:&quot;2c1d69ac-ce07-3f9f-9246-112773c73ab1&quot;,&quot;title&quot;:&quot;Internet of things (iot): Origin, embedded technologies, smart applications and its growth in the last decade&quot;,&quot;author&quot;:[{&quot;family&quot;:&quot;Yalli&quot;,&quot;given&quot;:&quot;Jameel S&quot;,&quot;parse-names&quot;:false,&quot;dropping-particle&quot;:&quot;&quot;,&quot;non-dropping-particle&quot;:&quot;&quot;},{&quot;family&quot;:&quot;Hasan&quot;,&quot;given&quot;:&quot;Mohd H&quot;,&quot;parse-names&quot;:false,&quot;dropping-particle&quot;:&quot;&quot;,&quot;non-dropping-particle&quot;:&quot;&quot;},{&quot;family&quot;:&quot;Badawi&quot;,&quot;given&quot;:&quot;Aisha&quot;,&quot;parse-names&quot;:false,&quot;dropping-particle&quot;:&quot;&quot;,&quot;non-dropping-particle&quot;:&quot;&quot;}],&quot;container-title&quot;:&quot;IEEe Access&quot;,&quot;ISSN&quot;:&quot;2169-3536&quot;,&quot;issued&quot;:{&quot;date-parts&quot;:[[2024]]},&quot;publisher&quot;:&quot;IEEE&quot;,&quot;container-title-short&quot;:&quot;&quot;},&quot;isTemporary&quot;:false,&quot;suppress-author&quot;:false,&quot;composite&quot;:false,&quot;author-only&quot;:false}]},{&quot;citationID&quot;:&quot;MENDELEY_CITATION_1c991e15-14e9-4525-85eb-8f8ec12c0066&quot;,&quot;properties&quot;:{&quot;noteIndex&quot;:0},&quot;isEdited&quot;:false,&quot;manualOverride&quot;:{&quot;isManuallyOverridden&quot;:false,&quot;citeprocText&quot;:&quot;(Pramanik et al., 2024)&quot;,&quot;manualOverrideText&quot;:&quot;&quot;},&quot;citationTag&quot;:&quot;MENDELEY_CITATION_v3_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&quot;,&quot;citationItems&quot;:[{&quot;id&quot;:&quot;cb8f5fac-4f76-3e71-abe1-74fce50158bb&quot;,&quot;itemData&quot;:{&quot;type&quot;:&quot;article-journal&quot;,&quot;id&quot;:&quot;cb8f5fac-4f76-3e71-abe1-74fce50158bb&quot;,&quot;title&quot;:&quot;Applications of IoT Framework for Underground Mine Safety: Limitations and Solutions&quot;,&quot;author&quot;:[{&quot;family&quot;:&quot;Pramanik&quot;,&quot;given&quot;:&quot;Jitendra&quot;,&quot;parse-names&quot;:false,&quot;dropping-particle&quot;:&quot;&quot;,&quot;non-dropping-particle&quot;:&quot;&quot;},{&quot;family&quot;:&quot;Jayanthu&quot;,&quot;given&quot;:&quot;Singam&quot;,&quot;parse-names&quot;:false,&quot;dropping-particle&quot;:&quot;&quot;,&quot;non-dropping-particle&quot;:&quot;&quot;},{&quot;family&quot;:&quot;Samal&quot;,&quot;given&quot;:&quot;Dr Abhaya Kumar&quot;,&quot;parse-names&quot;:false,&quot;dropping-particle&quot;:&quot;&quot;,&quot;non-dropping-particle&quot;:&quot;&quot;}],&quot;container-title&quot;:&quot;Journal of Mining and Environment&quot;,&quot;ISSN&quot;:&quot;2251-8592&quot;,&quot;issued&quot;:{&quot;date-parts&quot;:[[2024]]},&quot;page&quot;:&quot;923-942&quot;,&quot;publisher&quot;:&quot;Shahrood University of Technology&quot;,&quot;issue&quot;:&quot;3&quot;,&quot;volume&quot;:&quot;15&quot;,&quot;container-title-short&quot;:&quot;&quot;},&quot;isTemporary&quot;:false}]},{&quot;citationID&quot;:&quot;MENDELEY_CITATION_f7c1ff28-db34-4af0-9955-ffc8eb2f85b6&quot;,&quot;properties&quot;:{&quot;noteIndex&quot;:0},&quot;isEdited&quot;:false,&quot;manualOverride&quot;:{&quot;isManuallyOverridden&quot;:false,&quot;citeprocText&quot;:&quot;(Pramanik et al., 2024)&quot;,&quot;manualOverrideText&quot;:&quot;&quot;},&quot;citationTag&quot;:&quot;MENDELEY_CITATION_v3_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&quot;,&quot;citationItems&quot;:[{&quot;id&quot;:&quot;cb8f5fac-4f76-3e71-abe1-74fce50158bb&quot;,&quot;itemData&quot;:{&quot;type&quot;:&quot;article-journal&quot;,&quot;id&quot;:&quot;cb8f5fac-4f76-3e71-abe1-74fce50158bb&quot;,&quot;title&quot;:&quot;Applications of IoT Framework for Underground Mine Safety: Limitations and Solutions&quot;,&quot;author&quot;:[{&quot;family&quot;:&quot;Pramanik&quot;,&quot;given&quot;:&quot;Jitendra&quot;,&quot;parse-names&quot;:false,&quot;dropping-particle&quot;:&quot;&quot;,&quot;non-dropping-particle&quot;:&quot;&quot;},{&quot;family&quot;:&quot;Jayanthu&quot;,&quot;given&quot;:&quot;Singam&quot;,&quot;parse-names&quot;:false,&quot;dropping-particle&quot;:&quot;&quot;,&quot;non-dropping-particle&quot;:&quot;&quot;},{&quot;family&quot;:&quot;Samal&quot;,&quot;given&quot;:&quot;Dr Abhaya Kumar&quot;,&quot;parse-names&quot;:false,&quot;dropping-particle&quot;:&quot;&quot;,&quot;non-dropping-particle&quot;:&quot;&quot;}],&quot;container-title&quot;:&quot;Journal of Mining and Environment&quot;,&quot;ISSN&quot;:&quot;2251-8592&quot;,&quot;issued&quot;:{&quot;date-parts&quot;:[[2024]]},&quot;page&quot;:&quot;923-942&quot;,&quot;publisher&quot;:&quot;Shahrood University of Technology&quot;,&quot;issue&quot;:&quot;3&quot;,&quot;volume&quot;:&quot;15&quot;,&quot;container-title-short&quot;:&quot;&quot;},&quot;isTemporary&quot;:false,&quot;suppress-author&quot;:false,&quot;composite&quot;:false,&quot;author-only&quot;:false}]},{&quot;citationID&quot;:&quot;MENDELEY_CITATION_152afd67-505e-4f65-bd01-2aeef7ba3251&quot;,&quot;properties&quot;:{&quot;noteIndex&quot;:0},&quot;isEdited&quot;:false,&quot;manualOverride&quot;:{&quot;isManuallyOverridden&quot;:false,&quot;citeprocText&quot;:&quot;(Ghojoghi et al., 2024)&quot;,&quot;manualOverrideText&quot;:&quot;&quot;},&quot;citationTag&quot;:&quot;MENDELEY_CITATION_v3_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&quot;,&quot;citationItems&quot;:[{&quot;id&quot;:&quot;434d3866-cae4-307b-bd2e-9b4fc78d3c33&quot;,&quot;itemData&quot;:{&quot;type&quot;:&quot;article-journal&quot;,&quot;id&quot;:&quot;434d3866-cae4-307b-bd2e-9b4fc78d3c33&quot;,&quot;title&quot;:&quot;Prediction and minimization of blasting flyrock distance, using deep neural networks and gravitational search algorithm, JAYA, and multi-verse optimization algorithms&quot;,&quot;author&quot;:[{&quot;family&quot;:&quot;Ghojoghi&quot;,&quot;given&quot;:&quot;Eslam&quot;,&quot;parse-names&quot;:false,&quot;dropping-particle&quot;:&quot;&quot;,&quot;non-dropping-particle&quot;:&quot;&quot;},{&quot;family&quot;:&quot;Farsangi&quot;,&quot;given&quot;:&quot;Mohamad Ali Ebrahimi&quot;,&quot;parse-names&quot;:false,&quot;dropping-particle&quot;:&quot;&quot;,&quot;non-dropping-particle&quot;:&quot;&quot;},{&quot;family&quot;:&quot;Mansouri&quot;,&quot;given&quot;:&quot;Hamid&quot;,&quot;parse-names&quot;:false,&quot;dropping-particle&quot;:&quot;&quot;,&quot;non-dropping-particle&quot;:&quot;&quot;},{&quot;family&quot;:&quot;Rashedi&quot;,&quot;given&quot;:&quot;Esmat&quot;,&quot;parse-names&quot;:false,&quot;dropping-particle&quot;:&quot;&quot;,&quot;non-dropping-particle&quot;:&quot;&quot;}],&quot;container-title&quot;:&quot;Heliyon&quot;,&quot;container-title-short&quot;:&quot;Heliyon&quot;,&quot;ISSN&quot;:&quot;2405-8440&quot;,&quot;issued&quot;:{&quot;date-parts&quot;:[[2024]]},&quot;publisher&quot;:&quot;Elsevier&quot;,&quot;issue&quot;:&quot;19&quot;,&quot;volume&quot;:&quot;10&quot;},&quot;isTemporary&quot;:false,&quot;suppress-author&quot;:false,&quot;composite&quot;:false,&quot;author-only&quot;:false}]},{&quot;citationID&quot;:&quot;MENDELEY_CITATION_fc87ddcd-1d41-4b16-86e0-6c49374f7f2d&quot;,&quot;properties&quot;:{&quot;noteIndex&quot;:0},&quot;isEdited&quot;:false,&quot;manualOverride&quot;:{&quot;isManuallyOverridden&quot;:false,&quot;citeprocText&quot;:&quot;(Cao et al., 2024; Semin &amp;#38; Kormshchikov, 2024)&quot;,&quot;manualOverrideText&quot;:&quot;&quot;},&quot;citationTag&quot;:&quot;MENDELEY_CITATION_v3_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&quot;,&quot;citationItems&quot;:[{&quot;id&quot;:&quot;4cdf8cfb-8d4b-3f83-8456-d68c3ac27715&quot;,&quot;itemData&quot;:{&quot;type&quot;:&quot;article-journal&quot;,&quot;id&quot;:&quot;4cdf8cfb-8d4b-3f83-8456-d68c3ac27715&quot;,&quot;title&quot;:&quot;Inversion of mine ventilation resistance coefficients enhanced by deep reinforcement learning&quot;,&quot;author&quot;:[{&quot;family&quot;:&quot;Cao&quot;,&quot;given&quot;:&quot;Peng&quot;,&quot;parse-names&quot;:false,&quot;dropping-particle&quot;:&quot;&quot;,&quot;non-dropping-particle&quot;:&quot;&quot;},{&quot;family&quot;:&quot;Liu&quot;,&quot;given&quot;:&quot;Jian&quot;,&quot;parse-names&quot;:false,&quot;dropping-particle&quot;:&quot;&quot;,&quot;non-dropping-particle&quot;:&quot;&quot;},{&quot;family&quot;:&quot;Wang&quot;,&quot;given&quot;:&quot;Yu&quot;,&quot;parse-names&quot;:false,&quot;dropping-particle&quot;:&quot;&quot;,&quot;non-dropping-particle&quot;:&quot;&quot;},{&quot;family&quot;:&quot;Liu&quot;,&quot;given&quot;:&quot;Xue&quot;,&quot;parse-names&quot;:false,&quot;dropping-particle&quot;:&quot;&quot;,&quot;non-dropping-particle&quot;:&quot;&quot;},{&quot;family&quot;:&quot;Wang&quot;,&quot;given&quot;:&quot;Honglin&quot;,&quot;parse-names&quot;:false,&quot;dropping-particle&quot;:&quot;&quot;,&quot;non-dropping-particle&quot;:&quot;&quot;},{&quot;family&quot;:&quot;Wang&quot;,&quot;given&quot;:&quot;Dong&quot;,&quot;parse-names&quot;:false,&quot;dropping-particle&quot;:&quot;&quot;,&quot;non-dropping-particle&quot;:&quot;&quot;}],&quot;container-title&quot;:&quot;Process Safety and Environmental Protection&quot;,&quot;ISSN&quot;:&quot;0957-5820&quot;,&quot;issued&quot;:{&quot;date-parts&quot;:[[2024]]},&quot;page&quot;:&quot;387-404&quot;,&quot;publisher&quot;:&quot;Elsevier&quot;,&quot;volume&quot;:&quot;182&quot;,&quot;container-title-short&quot;:&quot;&quot;},&quot;isTemporary&quot;:false},{&quot;id&quot;:&quot;13dcf82c-595f-3090-8ca2-535aef1a412d&quot;,&quot;itemData&quot;:{&quot;type&quot;:&quot;article-journal&quot;,&quot;id&quot;:&quot;13dcf82c-595f-3090-8ca2-535aef1a412d&quot;,&quot;title&quot;:&quot;Application of artificial intelligence in mine ventilation: a brief review&quot;,&quot;author&quot;:[{&quot;family&quot;:&quot;Semin&quot;,&quot;given&quot;:&quot;Mikhail&quot;,&quot;parse-names&quot;:false,&quot;dropping-particle&quot;:&quot;&quot;,&quot;non-dropping-particle&quot;:&quot;&quot;},{&quot;family&quot;:&quot;Kormshchikov&quot;,&quot;given&quot;:&quot;Denis&quot;,&quot;parse-names&quot;:false,&quot;dropping-particle&quot;:&quot;&quot;,&quot;non-dropping-particle&quot;:&quot;&quot;}],&quot;container-title&quot;:&quot;Frontiers in Artificial Intelligence&quot;,&quot;container-title-short&quot;:&quot;Front Artif Intell&quot;,&quot;ISSN&quot;:&quot;2624-8212&quot;,&quot;issued&quot;:{&quot;date-parts&quot;:[[2024]]},&quot;page&quot;:&quot;1402555&quot;,&quot;publisher&quot;:&quot;Frontiers Media SA&quot;,&quot;volume&quot;:&quot;7&quot;},&quot;isTemporary&quot;:false}]},{&quot;citationID&quot;:&quot;MENDELEY_CITATION_2c94a67e-9c42-4f15-b11c-3e2593d3e7b4&quot;,&quot;properties&quot;:{&quot;noteIndex&quot;:0},&quot;isEdited&quot;:false,&quot;manualOverride&quot;:{&quot;isManuallyOverridden&quot;:false,&quot;citeprocText&quot;:&quot;(Gu et al., 2024)&quot;,&quot;manualOverrideText&quot;:&quot;&quot;},&quot;citationTag&quot;:&quot;MENDELEY_CITATION_v3_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&quot;,&quot;citationItems&quot;:[{&quot;id&quot;:&quot;0798cc72-b34d-39d2-b10c-44231710211d&quot;,&quot;itemData&quot;:{&quot;type&quot;:&quot;article-journal&quot;,&quot;id&quot;:&quot;0798cc72-b34d-39d2-b10c-44231710211d&quot;,&quot;title&quot;:&quot;Advance in Detection and Management for Underground Coal Fires: A Global Technological Overview&quot;,&quot;author&quot;:[{&quot;family&quot;:&quot;Gu&quot;,&quot;given&quot;:&quot;Yifan&quot;,&quot;parse-names&quot;:false,&quot;dropping-particle&quot;:&quot;&quot;,&quot;non-dropping-particle&quot;:&quot;&quot;},{&quot;family&quot;:&quot;Li&quot;,&quot;given&quot;:&quot;Haidong&quot;,&quot;parse-names&quot;:false,&quot;dropping-particle&quot;:&quot;&quot;,&quot;non-dropping-particle&quot;:&quot;&quot;},{&quot;family&quot;:&quot;Dou&quot;,&quot;given&quot;:&quot;Longhui&quot;,&quot;parse-names&quot;:false,&quot;dropping-particle&quot;:&quot;&quot;,&quot;non-dropping-particle&quot;:&quot;&quot;},{&quot;family&quot;:&quot;Wu&quot;,&quot;given&quot;:&quot;Meng&quot;,&quot;parse-names&quot;:false,&quot;dropping-particle&quot;:&quot;&quot;,&quot;non-dropping-particle&quot;:&quot;&quot;},{&quot;family&quot;:&quot;Guo&quot;,&quot;given&quot;:&quot;Huina&quot;,&quot;parse-names&quot;:false,&quot;dropping-particle&quot;:&quot;&quot;,&quot;non-dropping-particle&quot;:&quot;&quot;},{&quot;family&quot;:&quot;Huang&quot;,&quot;given&quot;:&quot;Wenshi&quot;,&quot;parse-names&quot;:false,&quot;dropping-particle&quot;:&quot;&quot;,&quot;non-dropping-particle&quot;:&quot;&quot;},{&quot;family&quot;:&quot;Gu&quot;,&quot;given&quot;:&quot;Junping&quot;,&quot;parse-names&quot;:false,&quot;dropping-particle&quot;:&quot;&quot;,&quot;non-dropping-particle&quot;:&quot;&quot;},{&quot;family&quot;:&quot;Babaee&quot;,&quot;given&quot;:&quot;Saeideh&quot;,&quot;parse-names&quot;:false,&quot;dropping-particle&quot;:&quot;&quot;,&quot;non-dropping-particle&quot;:&quot;&quot;},{&quot;family&quot;:&quot;Jiang&quot;,&quot;given&quot;:&quot;Liangliang&quot;,&quot;parse-names&quot;:false,&quot;dropping-particle&quot;:&quot;&quot;,&quot;non-dropping-particle&quot;:&quot;&quot;},{&quot;family&quot;:&quot;Feng&quot;,&quot;given&quot;:&quot;Lele&quot;,&quot;parse-names&quot;:false,&quot;dropping-particle&quot;:&quot;&quot;,&quot;non-dropping-particle&quot;:&quot;&quot;}],&quot;container-title&quot;:&quot;Combustion Science and Technology&quot;,&quot;ISSN&quot;:&quot;0010-2202&quot;,&quot;issued&quot;:{&quot;date-parts&quot;:[[2024]]},&quot;page&quot;:&quot;1-38&quot;,&quot;publisher&quot;:&quot;Taylor &amp; Francis&quot;,&quot;container-title-short&quot;:&quot;&quot;},&quot;isTemporary&quot;:false,&quot;suppress-author&quot;:false,&quot;composite&quot;:false,&quot;author-only&quot;:false}]},{&quot;citationID&quot;:&quot;MENDELEY_CITATION_feb6346a-c2ec-4068-8c32-5434de5a865a&quot;,&quot;properties&quot;:{&quot;noteIndex&quot;:0},&quot;isEdited&quot;:false,&quot;manualOverride&quot;:{&quot;isManuallyOverridden&quot;:true,&quot;citeprocText&quot;:&quot;(Cai, 2024; Wojtecki et al., 2022)&quot;,&quot;manualOverrideText&quot;:&quot;(Cai, 2024; Wojtecki et al., 2022).&quot;},&quot;citationTag&quot;:&quot;MENDELEY_CITATION_v3_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&quot;,&quot;citationItems&quot;:[{&quot;id&quot;:&quot;2c407c55-6444-32f5-b8af-6ced9059383e&quot;,&quot;itemData&quot;:{&quot;type&quot;:&quot;article-journal&quot;,&quot;id&quot;:&quot;2c407c55-6444-32f5-b8af-6ced9059383e&quot;,&quot;title&quot;:&quot;Use of machine learning algorithms to assess the state of rockburst hazard in underground coal mine openings&quot;,&quot;author&quot;:[{&quot;family&quot;:&quot;Wojtecki&quot;,&quot;given&quot;:&quot;Łukasz&quot;,&quot;parse-names&quot;:false,&quot;dropping-particle&quot;:&quot;&quot;,&quot;non-dropping-particle&quot;:&quot;&quot;},{&quot;family&quot;:&quot;Iwaszenko&quot;,&quot;given&quot;:&quot;Sebastian&quot;,&quot;parse-names&quot;:false,&quot;dropping-particle&quot;:&quot;&quot;,&quot;non-dropping-particle&quot;:&quot;&quot;},{&quot;family&quot;:&quot;Apel&quot;,&quot;given&quot;:&quot;Derek B&quot;,&quot;parse-names&quot;:false,&quot;dropping-particle&quot;:&quot;&quot;,&quot;non-dropping-particle&quot;:&quot;&quot;},{&quot;family&quot;:&quot;Bukowska&quot;,&quot;given&quot;:&quot;Mirosława&quot;,&quot;parse-names&quot;:false,&quot;dropping-particle&quot;:&quot;&quot;,&quot;non-dropping-particle&quot;:&quot;&quot;},{&quot;family&quot;:&quot;Makowka&quot;,&quot;given&quot;:&quot;Janusz&quot;,&quot;parse-names&quot;:false,&quot;dropping-particle&quot;:&quot;&quot;,&quot;non-dropping-particle&quot;:&quot;&quot;}],&quot;container-title&quot;:&quot;Journal of Rock Mechanics and Geotechnical Engineering&quot;,&quot;ISSN&quot;:&quot;1674-7755&quot;,&quot;issued&quot;:{&quot;date-parts&quot;:[[2022]]},&quot;page&quot;:&quot;703-713&quot;,&quot;publisher&quot;:&quot;Elsevier&quot;,&quot;issue&quot;:&quot;3&quot;,&quot;volume&quot;:&quot;14&quot;,&quot;container-title-short&quot;:&quot;&quot;},&quot;isTemporary&quot;:false},{&quot;id&quot;:&quot;2eeebef6-0049-3a40-a3dd-a5b4ea8b2fc3&quot;,&quot;itemData&quot;:{&quot;type&quot;:&quot;article-journal&quot;,&quot;id&quot;:&quot;2eeebef6-0049-3a40-a3dd-a5b4ea8b2fc3&quot;,&quot;title&quot;:&quot;Rockburst risk control and mitigation in deep mining&quot;,&quot;author&quot;:[{&quot;family&quot;:&quot;Cai&quot;,&quot;given&quot;:&quot;Ming&quot;,&quot;parse-names&quot;:false,&quot;dropping-particle&quot;:&quot;&quot;,&quot;non-dropping-particle&quot;:&quot;&quot;}],&quot;container-title&quot;:&quot;Deep Resources Engineering&quot;,&quot;ISSN&quot;:&quot;2949-9305&quot;,&quot;issued&quot;:{&quot;date-parts&quot;:[[2024]]},&quot;page&quot;:&quot;100019&quot;,&quot;publisher&quot;:&quot;Elsevier&quot;,&quot;container-title-short&quot;:&quot;&quot;},&quot;isTemporary&quot;:false}]},{&quot;citationID&quot;:&quot;MENDELEY_CITATION_6bf38be0-4162-48e5-9798-3390726b474e&quot;,&quot;properties&quot;:{&quot;noteIndex&quot;:0},&quot;isEdited&quot;:false,&quot;manualOverride&quot;:{&quot;isManuallyOverridden&quot;:false,&quot;citeprocText&quot;:&quot;(Yu et al., 2021a)&quot;,&quot;manualOverrideText&quot;:&quot;&quot;},&quot;citationTag&quot;:&quot;MENDELEY_CITATION_v3_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&quot;,&quot;citationItems&quot;:[{&quot;id&quot;:&quot;9aafd6e3-0ac4-3446-8d96-52baf28eac3f&quot;,&quot;itemData&quot;:{&quot;type&quot;:&quot;article-journal&quot;,&quot;id&quot;:&quot;9aafd6e3-0ac4-3446-8d96-52baf28eac3f&quot;,&quot;title&quot;:&quot;Machine-learning-aided determination of post-blast ore boundary for controlling ore loss and dilution&quot;,&quot;author&quot;:[{&quot;family&quot;:&quot;Yu&quot;,&quot;given&quot;:&quot;Zhi&quot;,&quot;parse-names&quot;:false,&quot;dropping-particle&quot;:&quot;&quot;,&quot;non-dropping-particle&quot;:&quot;&quot;},{&quot;family&quot;:&quot;Shi&quot;,&quot;given&quot;:&quot;Xiuzhi&quot;,&quot;parse-names&quot;:false,&quot;dropping-particle&quot;:&quot;&quot;,&quot;non-dropping-particle&quot;:&quot;&quot;},{&quot;family&quot;:&quot;Zhou&quot;,&quot;given&quot;:&quot;Jian&quot;,&quot;parse-names&quot;:false,&quot;dropping-particle&quot;:&quot;&quot;,&quot;non-dropping-particle&quot;:&quot;&quot;},{&quot;family&quot;:&quot;Gou&quot;,&quot;given&quot;:&quot;Yonggang&quot;,&quot;parse-names&quot;:false,&quot;dropping-particle&quot;:&quot;&quot;,&quot;non-dropping-particle&quot;:&quot;&quot;},{&quot;family&quot;:&quot;Rao&quot;,&quot;given&quot;:&quot;Dijun&quot;,&quot;parse-names&quot;:false,&quot;dropping-particle&quot;:&quot;&quot;,&quot;non-dropping-particle&quot;:&quot;&quot;},{&quot;family&quot;:&quot;Huo&quot;,&quot;given&quot;:&quot;Xiaofeng&quot;,&quot;parse-names&quot;:false,&quot;dropping-particle&quot;:&quot;&quot;,&quot;non-dropping-particle&quot;:&quot;&quot;}],&quot;container-title&quot;:&quot;Natural Resources Research&quot;,&quot;ISSN&quot;:&quot;1520-7439&quot;,&quot;issued&quot;:{&quot;date-parts&quot;:[[2021]]},&quot;page&quot;:&quot;4063-4078&quot;,&quot;publisher&quot;:&quot;Springer&quot;,&quot;volume&quot;:&quot;30&quot;,&quot;container-title-short&quot;:&quot;&quot;},&quot;isTemporary&quot;:false,&quot;suppress-author&quot;:false,&quot;composite&quot;:false,&quot;author-only&quot;:false}]},{&quot;citationID&quot;:&quot;MENDELEY_CITATION_2b04427b-1ef7-44bb-a678-f7c3065b40ba&quot;,&quot;properties&quot;:{&quot;noteIndex&quot;:0},&quot;isEdited&quot;:false,&quot;manualOverride&quot;:{&quot;isManuallyOverridden&quot;:false,&quot;citeprocText&quot;:&quot;(Abbaszadeh et al., 2021; Tsae et al., 2023; Yu et al., 2021b)&quot;,&quot;manualOverrideText&quot;:&quot;&quot;},&quot;citationTag&quot;:&quot;MENDELEY_CITATION_v3_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&quot;,&quot;citationItems&quot;:[{&quot;id&quot;:&quot;8872227d-ef0a-3d3b-9487-6882f4900fe5&quot;,&quot;itemData&quot;:{&quot;type&quot;:&quot;article-journal&quot;,&quot;id&quot;:&quot;8872227d-ef0a-3d3b-9487-6882f4900fe5&quot;,&quot;title&quot;:&quot;Application of artificial neural network for the prediction of copper ore grade&quot;,&quot;author&quot;:[{&quot;family&quot;:&quot;Tsae&quot;,&quot;given&quot;:&quot;Ntshiri Batlile&quot;,&quot;parse-names&quot;:false,&quot;dropping-particle&quot;:&quot;&quot;,&quot;non-dropping-particle&quot;:&quot;&quot;},{&quot;family&quot;:&quot;Adachi&quot;,&quot;given&quot;:&quot;Tsuyoshi&quot;,&quot;parse-names&quot;:false,&quot;dropping-particle&quot;:&quot;&quot;,&quot;non-dropping-particle&quot;:&quot;&quot;},{&quot;family&quot;:&quot;Kawamura&quot;,&quot;given&quot;:&quot;Youhei&quot;,&quot;parse-names&quot;:false,&quot;dropping-particle&quot;:&quot;&quot;,&quot;non-dropping-particle&quot;:&quot;&quot;}],&quot;container-title&quot;:&quot;Minerals&quot;,&quot;ISSN&quot;:&quot;2075-163X&quot;,&quot;issued&quot;:{&quot;date-parts&quot;:[[2023]]},&quot;page&quot;:&quot;658&quot;,&quot;publisher&quot;:&quot;MDPI&quot;,&quot;issue&quot;:&quot;5&quot;,&quot;volume&quot;:&quot;13&quot;,&quot;container-title-short&quot;:&quot;&quot;},&quot;isTemporary&quot;:false},{&quot;id&quot;:&quot;86922937-9f40-3a58-8e74-1755d776a27c&quot;,&quot;itemData&quot;:{&quot;type&quot;:&quot;article-journal&quot;,&quot;id&quot;:&quot;86922937-9f40-3a58-8e74-1755d776a27c&quot;,&quot;title&quot;:&quot;The copper grade estimation of porphyry deposits using machine learning algorithms and Henry gas solubility optimization&quot;,&quot;author&quot;:[{&quot;family&quot;:&quot;Abbaszadeh&quot;,&quot;given&quot;:&quot;Maliheh&quot;,&quot;parse-names&quot;:false,&quot;dropping-particle&quot;:&quot;&quot;,&quot;non-dropping-particle&quot;:&quot;&quot;},{&quot;family&quot;:&quot;Ehteram&quot;,&quot;given&quot;:&quot;Mohammad&quot;,&quot;parse-names&quot;:false,&quot;dropping-particle&quot;:&quot;&quot;,&quot;non-dropping-particle&quot;:&quot;&quot;},{&quot;family&quot;:&quot;Ahmed&quot;,&quot;given&quot;:&quot;Ali Najah&quot;,&quot;parse-names&quot;:false,&quot;dropping-particle&quot;:&quot;&quot;,&quot;non-dropping-particle&quot;:&quot;&quot;},{&quot;family&quot;:&quot;Singh&quot;,&quot;given&quot;:&quot;Vijay P&quot;,&quot;parse-names&quot;:false,&quot;dropping-particle&quot;:&quot;&quot;,&quot;non-dropping-particle&quot;:&quot;&quot;},{&quot;family&quot;:&quot;Elshafie&quot;,&quot;given&quot;:&quot;Ahmed&quot;,&quot;parse-names&quot;:false,&quot;dropping-particle&quot;:&quot;&quot;,&quot;non-dropping-particle&quot;:&quot;&quot;}],&quot;container-title&quot;:&quot;Earth Science Informatics&quot;,&quot;container-title-short&quot;:&quot;Earth Sci Inform&quot;,&quot;ISSN&quot;:&quot;1865-0473&quot;,&quot;issued&quot;:{&quot;date-parts&quot;:[[2021]]},&quot;page&quot;:&quot;2049-2075&quot;,&quot;publisher&quot;:&quot;Springer&quot;,&quot;volume&quot;:&quot;14&quot;},&quot;isTemporary&quot;:false},{&quot;id&quot;:&quot;14dbf532-ea35-3860-b2a4-87de6077130e&quot;,&quot;itemData&quot;:{&quot;type&quot;:&quot;article-journal&quot;,&quot;id&quot;:&quot;14dbf532-ea35-3860-b2a4-87de6077130e&quot;,&quot;title&quot;:&quot;Machine-learning-aided determination of post-blast ore boundary for controlling ore loss and dilution&quot;,&quot;author&quot;:[{&quot;family&quot;:&quot;Yu&quot;,&quot;given&quot;:&quot;Zhi&quot;,&quot;parse-names&quot;:false,&quot;dropping-particle&quot;:&quot;&quot;,&quot;non-dropping-particle&quot;:&quot;&quot;},{&quot;family&quot;:&quot;Shi&quot;,&quot;given&quot;:&quot;Xiuzhi&quot;,&quot;parse-names&quot;:false,&quot;dropping-particle&quot;:&quot;&quot;,&quot;non-dropping-particle&quot;:&quot;&quot;},{&quot;family&quot;:&quot;Zhou&quot;,&quot;given&quot;:&quot;Jian&quot;,&quot;parse-names&quot;:false,&quot;dropping-particle&quot;:&quot;&quot;,&quot;non-dropping-particle&quot;:&quot;&quot;},{&quot;family&quot;:&quot;Gou&quot;,&quot;given&quot;:&quot;Yonggang&quot;,&quot;parse-names&quot;:false,&quot;dropping-particle&quot;:&quot;&quot;,&quot;non-dropping-particle&quot;:&quot;&quot;},{&quot;family&quot;:&quot;Rao&quot;,&quot;given&quot;:&quot;Dijun&quot;,&quot;parse-names&quot;:false,&quot;dropping-particle&quot;:&quot;&quot;,&quot;non-dropping-particle&quot;:&quot;&quot;},{&quot;family&quot;:&quot;Huo&quot;,&quot;given&quot;:&quot;Xiaofeng&quot;,&quot;parse-names&quot;:false,&quot;dropping-particle&quot;:&quot;&quot;,&quot;non-dropping-particle&quot;:&quot;&quot;}],&quot;container-title&quot;:&quot;Natural Resources Research&quot;,&quot;ISSN&quot;:&quot;1520-7439&quot;,&quot;issued&quot;:{&quot;date-parts&quot;:[[2021]]},&quot;page&quot;:&quot;4063-4078&quot;,&quot;publisher&quot;:&quot;Springer&quot;,&quot;volume&quot;:&quot;30&quot;,&quot;container-title-short&quot;:&quot;&quot;},&quot;isTemporary&quot;:false}]},{&quot;citationID&quot;:&quot;MENDELEY_CITATION_24d52f1c-cffa-4a47-9c6b-37887160873f&quot;,&quot;properties&quot;:{&quot;noteIndex&quot;:0},&quot;isEdited&quot;:false,&quot;manualOverride&quot;:{&quot;isManuallyOverridden&quot;:false,&quot;citeprocText&quot;:&quot;(Jo &amp;#38; Khan, 2017)&quot;,&quot;manualOverrideText&quot;:&quot;&quot;},&quot;citationTag&quot;:&quot;MENDELEY_CITATION_v3_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&quot;,&quot;citationItems&quot;:[{&quot;id&quot;:&quot;dd1f0d0f-6a88-31d4-88a3-5c68b35c6bf0&quot;,&quot;itemData&quot;:{&quot;type&quot;:&quot;article-journal&quot;,&quot;id&quot;:&quot;dd1f0d0f-6a88-31d4-88a3-5c68b35c6bf0&quot;,&quot;title&quot;:&quot;An event reporting and early-warning safety system based on the internet of things for underground coal mines: A case study&quot;,&quot;author&quot;:[{&quot;family&quot;:&quot;Jo&quot;,&quot;given&quot;:&quot;Byung Wan&quot;,&quot;parse-names&quot;:false,&quot;dropping-particle&quot;:&quot;&quot;,&quot;non-dropping-particle&quot;:&quot;&quot;},{&quot;family&quot;:&quot;Khan&quot;,&quot;given&quot;:&quot;Rana Muhammad Asad&quot;,&quot;parse-names&quot;:false,&quot;dropping-particle&quot;:&quot;&quot;,&quot;non-dropping-particle&quot;:&quot;&quot;}],&quot;container-title&quot;:&quot;Applied Sciences&quot;,&quot;ISSN&quot;:&quot;2076-3417&quot;,&quot;issued&quot;:{&quot;date-parts&quot;:[[2017]]},&quot;page&quot;:&quot;925&quot;,&quot;publisher&quot;:&quot;MDPI&quot;,&quot;issue&quot;:&quot;9&quot;,&quot;volume&quot;:&quot;7&quot;,&quot;container-title-short&quot;:&quot;&quot;},&quot;isTemporary&quot;:false,&quot;suppress-author&quot;:false,&quot;composite&quot;:false,&quot;author-only&quot;:false}]},{&quot;citationID&quot;:&quot;MENDELEY_CITATION_70581538-fadc-4cbc-b608-b6de20190bf8&quot;,&quot;properties&quot;:{&quot;noteIndex&quot;:0},&quot;isEdited&quot;:false,&quot;manualOverride&quot;:{&quot;isManuallyOverridden&quot;:false,&quot;citeprocText&quot;:&quot;(Jo &amp;#38; Khan, 2017)&quot;,&quot;manualOverrideText&quot;:&quot;&quot;},&quot;citationTag&quot;:&quot;MENDELEY_CITATION_v3_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&quot;,&quot;citationItems&quot;:[{&quot;id&quot;:&quot;dd1f0d0f-6a88-31d4-88a3-5c68b35c6bf0&quot;,&quot;itemData&quot;:{&quot;type&quot;:&quot;article-journal&quot;,&quot;id&quot;:&quot;dd1f0d0f-6a88-31d4-88a3-5c68b35c6bf0&quot;,&quot;title&quot;:&quot;An event reporting and early-warning safety system based on the internet of things for underground coal mines: A case study&quot;,&quot;author&quot;:[{&quot;family&quot;:&quot;Jo&quot;,&quot;given&quot;:&quot;Byung Wan&quot;,&quot;parse-names&quot;:false,&quot;dropping-particle&quot;:&quot;&quot;,&quot;non-dropping-particle&quot;:&quot;&quot;},{&quot;family&quot;:&quot;Khan&quot;,&quot;given&quot;:&quot;Rana Muhammad Asad&quot;,&quot;parse-names&quot;:false,&quot;dropping-particle&quot;:&quot;&quot;,&quot;non-dropping-particle&quot;:&quot;&quot;}],&quot;container-title&quot;:&quot;Applied Sciences&quot;,&quot;ISSN&quot;:&quot;2076-3417&quot;,&quot;issued&quot;:{&quot;date-parts&quot;:[[2017]]},&quot;page&quot;:&quot;925&quot;,&quot;publisher&quot;:&quot;MDPI&quot;,&quot;issue&quot;:&quot;9&quot;,&quot;volume&quot;:&quot;7&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Haq6As0xcL/4+mTU9rRfS7wKWA==">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</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072B8CB-C678-4754-83D7-B9A9189A8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7286</Words>
  <Characters>41714</Characters>
  <Application>Microsoft Office Word</Application>
  <DocSecurity>0</DocSecurity>
  <Lines>1134</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Dickens</dc:creator>
  <cp:keywords/>
  <dc:description/>
  <cp:lastModifiedBy>Clif Gekonde</cp:lastModifiedBy>
  <cp:revision>18</cp:revision>
  <dcterms:created xsi:type="dcterms:W3CDTF">2025-01-22T23:15:00Z</dcterms:created>
  <dcterms:modified xsi:type="dcterms:W3CDTF">2025-02-05T11:28:00Z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18f98df870542af2b6af3180b06fdc6f9d9a41776cb854019d3f39ba59638672</vt:lpwstr>
  </property>
</Properties>
</file>